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5FE7"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bookmarkStart w:id="0" w:name="_Toc195617975"/>
      <w:r w:rsidRPr="00FF0511">
        <w:rPr>
          <w:rFonts w:ascii="Times New Roman" w:hAnsi="Times New Roman" w:cs="Times New Roman"/>
          <w:b/>
          <w:bCs/>
          <w:sz w:val="21"/>
          <w:szCs w:val="21"/>
          <w:lang w:val="en-CA"/>
        </w:rPr>
        <w:t>Title</w:t>
      </w:r>
    </w:p>
    <w:p w14:paraId="79A5E378" w14:textId="26E2421C" w:rsidR="00F417EB" w:rsidRPr="00FF0511" w:rsidRDefault="00A27C2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 xml:space="preserve">Large winter home ranges in urban habitats </w:t>
      </w:r>
      <w:r w:rsidR="27ED741F" w:rsidRPr="344A609C">
        <w:rPr>
          <w:rFonts w:ascii="Times New Roman" w:hAnsi="Times New Roman" w:cs="Times New Roman"/>
          <w:sz w:val="21"/>
          <w:szCs w:val="21"/>
          <w:lang w:val="en-CA"/>
        </w:rPr>
        <w:t xml:space="preserve">for a very short distance migrant, the </w:t>
      </w:r>
      <w:r w:rsidR="005F29AF">
        <w:rPr>
          <w:rFonts w:ascii="Times New Roman" w:hAnsi="Times New Roman" w:cs="Times New Roman"/>
          <w:sz w:val="21"/>
          <w:szCs w:val="21"/>
          <w:lang w:val="en-CA"/>
        </w:rPr>
        <w:t>N</w:t>
      </w:r>
      <w:r w:rsidR="27ED741F" w:rsidRPr="344A609C">
        <w:rPr>
          <w:rFonts w:ascii="Times New Roman" w:hAnsi="Times New Roman" w:cs="Times New Roman"/>
          <w:sz w:val="21"/>
          <w:szCs w:val="21"/>
          <w:lang w:val="en-CA"/>
        </w:rPr>
        <w:t xml:space="preserve">orthern </w:t>
      </w:r>
      <w:r w:rsidR="005F29AF">
        <w:rPr>
          <w:rFonts w:ascii="Times New Roman" w:hAnsi="Times New Roman" w:cs="Times New Roman"/>
          <w:sz w:val="21"/>
          <w:szCs w:val="21"/>
          <w:lang w:val="en-CA"/>
        </w:rPr>
        <w:t>C</w:t>
      </w:r>
      <w:r w:rsidR="27ED741F" w:rsidRPr="344A609C">
        <w:rPr>
          <w:rFonts w:ascii="Times New Roman" w:hAnsi="Times New Roman" w:cs="Times New Roman"/>
          <w:sz w:val="21"/>
          <w:szCs w:val="21"/>
          <w:lang w:val="en-CA"/>
        </w:rPr>
        <w:t>ardinal (</w:t>
      </w:r>
      <w:r w:rsidR="27ED741F" w:rsidRPr="344A609C">
        <w:rPr>
          <w:rFonts w:ascii="Times New Roman" w:hAnsi="Times New Roman" w:cs="Times New Roman"/>
          <w:i/>
          <w:iCs/>
          <w:sz w:val="21"/>
          <w:szCs w:val="21"/>
          <w:lang w:val="en-CA"/>
        </w:rPr>
        <w:t>Cardinalis cardinalis</w:t>
      </w:r>
      <w:r w:rsidR="27ED741F" w:rsidRPr="344A609C">
        <w:rPr>
          <w:rFonts w:ascii="Times New Roman" w:hAnsi="Times New Roman" w:cs="Times New Roman"/>
          <w:sz w:val="21"/>
          <w:szCs w:val="21"/>
          <w:lang w:val="en-CA"/>
        </w:rPr>
        <w:t>)</w:t>
      </w:r>
    </w:p>
    <w:p w14:paraId="7F73FB4C" w14:textId="77777777" w:rsidR="006C20D2" w:rsidRPr="00FF0511" w:rsidRDefault="007D6FF3" w:rsidP="002409BC">
      <w:pPr>
        <w:suppressLineNumbers/>
        <w:spacing w:line="360" w:lineRule="auto"/>
        <w:rPr>
          <w:rFonts w:ascii="Times New Roman" w:hAnsi="Times New Roman" w:cs="Times New Roman"/>
          <w:sz w:val="21"/>
          <w:szCs w:val="21"/>
        </w:rPr>
      </w:pPr>
      <w:r w:rsidRPr="00FF0511">
        <w:rPr>
          <w:rFonts w:ascii="Times New Roman" w:hAnsi="Times New Roman" w:cs="Times New Roman"/>
          <w:b/>
          <w:bCs/>
          <w:sz w:val="21"/>
          <w:szCs w:val="21"/>
        </w:rPr>
        <w:t>Authors</w:t>
      </w:r>
    </w:p>
    <w:p w14:paraId="16E53357" w14:textId="4BBF0F03" w:rsidR="007D6FF3" w:rsidRPr="00B90C37" w:rsidRDefault="4B992B42" w:rsidP="002409BC">
      <w:pPr>
        <w:suppressLineNumbers/>
        <w:spacing w:line="360" w:lineRule="auto"/>
        <w:rPr>
          <w:rFonts w:ascii="Times New Roman" w:hAnsi="Times New Roman" w:cs="Times New Roman"/>
          <w:sz w:val="21"/>
          <w:szCs w:val="21"/>
        </w:rPr>
      </w:pPr>
      <w:r w:rsidRPr="00B90C37">
        <w:rPr>
          <w:rFonts w:ascii="Times New Roman" w:hAnsi="Times New Roman" w:cs="Times New Roman"/>
          <w:sz w:val="21"/>
          <w:szCs w:val="21"/>
        </w:rPr>
        <w:t>Cousineau, Anne-Marie</w:t>
      </w:r>
      <w:r w:rsidRPr="00B90C37">
        <w:rPr>
          <w:rFonts w:ascii="Times New Roman" w:hAnsi="Times New Roman" w:cs="Times New Roman"/>
          <w:sz w:val="21"/>
          <w:szCs w:val="21"/>
          <w:vertAlign w:val="superscript"/>
        </w:rPr>
        <w:t>1</w:t>
      </w:r>
      <w:r w:rsidRPr="00B90C37">
        <w:rPr>
          <w:rFonts w:ascii="Times New Roman" w:hAnsi="Times New Roman" w:cs="Times New Roman"/>
          <w:sz w:val="21"/>
          <w:szCs w:val="21"/>
        </w:rPr>
        <w:t xml:space="preserve">; </w:t>
      </w:r>
      <w:r w:rsidR="008C4DDF" w:rsidRPr="00B90C37">
        <w:rPr>
          <w:rFonts w:ascii="Times New Roman" w:hAnsi="Times New Roman" w:cs="Times New Roman"/>
          <w:sz w:val="21"/>
          <w:szCs w:val="21"/>
        </w:rPr>
        <w:t>Frei, Barbara</w:t>
      </w:r>
      <w:r w:rsidR="008C4DDF" w:rsidRPr="00B90C37">
        <w:rPr>
          <w:rFonts w:ascii="Times New Roman" w:hAnsi="Times New Roman" w:cs="Times New Roman"/>
          <w:sz w:val="21"/>
          <w:szCs w:val="21"/>
          <w:vertAlign w:val="superscript"/>
        </w:rPr>
        <w:t>1,2</w:t>
      </w:r>
      <w:r w:rsidR="00DE74F1" w:rsidRPr="00B90C37">
        <w:rPr>
          <w:rFonts w:ascii="Times New Roman" w:hAnsi="Times New Roman" w:cs="Times New Roman"/>
          <w:sz w:val="21"/>
          <w:szCs w:val="21"/>
        </w:rPr>
        <w:t xml:space="preserve">; </w:t>
      </w:r>
      <w:proofErr w:type="spellStart"/>
      <w:r w:rsidR="0256C08A" w:rsidRPr="00B90C37">
        <w:rPr>
          <w:rFonts w:ascii="Times New Roman" w:hAnsi="Times New Roman" w:cs="Times New Roman"/>
          <w:sz w:val="21"/>
          <w:szCs w:val="21"/>
        </w:rPr>
        <w:t>Gahbauer</w:t>
      </w:r>
      <w:proofErr w:type="spellEnd"/>
      <w:r w:rsidR="0256C08A" w:rsidRPr="00B90C37">
        <w:rPr>
          <w:rFonts w:ascii="Times New Roman" w:hAnsi="Times New Roman" w:cs="Times New Roman"/>
          <w:sz w:val="21"/>
          <w:szCs w:val="21"/>
        </w:rPr>
        <w:t xml:space="preserve">, </w:t>
      </w:r>
      <w:r w:rsidR="00DE74F1" w:rsidRPr="00B90C37">
        <w:rPr>
          <w:rFonts w:ascii="Times New Roman" w:hAnsi="Times New Roman" w:cs="Times New Roman"/>
          <w:sz w:val="21"/>
          <w:szCs w:val="21"/>
        </w:rPr>
        <w:t xml:space="preserve">Marcel </w:t>
      </w:r>
      <w:r w:rsidR="0986B7DC" w:rsidRPr="00B90C37">
        <w:rPr>
          <w:rFonts w:ascii="Times New Roman" w:hAnsi="Times New Roman" w:cs="Times New Roman"/>
          <w:sz w:val="21"/>
          <w:szCs w:val="21"/>
        </w:rPr>
        <w:t>A.</w:t>
      </w:r>
      <w:r w:rsidR="00DA1B12" w:rsidRPr="00B90C37">
        <w:rPr>
          <w:rFonts w:ascii="Times New Roman" w:hAnsi="Times New Roman" w:cs="Times New Roman"/>
          <w:sz w:val="21"/>
          <w:szCs w:val="21"/>
          <w:vertAlign w:val="superscript"/>
        </w:rPr>
        <w:t>3</w:t>
      </w:r>
      <w:r w:rsidR="005E51D7" w:rsidRPr="00B90C37">
        <w:rPr>
          <w:rFonts w:ascii="Times New Roman" w:hAnsi="Times New Roman" w:cs="Times New Roman"/>
          <w:sz w:val="21"/>
          <w:szCs w:val="21"/>
        </w:rPr>
        <w:t xml:space="preserve"> ; </w:t>
      </w:r>
      <w:r w:rsidRPr="00B90C37">
        <w:rPr>
          <w:rFonts w:ascii="Times New Roman" w:hAnsi="Times New Roman" w:cs="Times New Roman"/>
          <w:sz w:val="21"/>
          <w:szCs w:val="21"/>
        </w:rPr>
        <w:t>Elliott, Kyle H.</w:t>
      </w:r>
      <w:r w:rsidRPr="00B90C37">
        <w:rPr>
          <w:rFonts w:ascii="Times New Roman" w:hAnsi="Times New Roman" w:cs="Times New Roman"/>
          <w:sz w:val="21"/>
          <w:szCs w:val="21"/>
          <w:vertAlign w:val="superscript"/>
        </w:rPr>
        <w:t>1</w:t>
      </w:r>
    </w:p>
    <w:p w14:paraId="71EF3DA2" w14:textId="46BBE516" w:rsidR="007D6FF3" w:rsidRPr="00FF0511"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1: Department of </w:t>
      </w:r>
      <w:r w:rsidR="004A5617">
        <w:rPr>
          <w:rFonts w:ascii="Times New Roman" w:hAnsi="Times New Roman" w:cs="Times New Roman"/>
          <w:sz w:val="21"/>
          <w:szCs w:val="21"/>
          <w:lang w:val="en-CA"/>
        </w:rPr>
        <w:t>N</w:t>
      </w:r>
      <w:r w:rsidRPr="00FF0511">
        <w:rPr>
          <w:rFonts w:ascii="Times New Roman" w:hAnsi="Times New Roman" w:cs="Times New Roman"/>
          <w:sz w:val="21"/>
          <w:szCs w:val="21"/>
          <w:lang w:val="en-CA"/>
        </w:rPr>
        <w:t>atural Resource Sciences, McGill University, Ste. Anne de Bellevue, Québec, Canada</w:t>
      </w:r>
    </w:p>
    <w:p w14:paraId="021C766D" w14:textId="77777777" w:rsidR="007D6FF3"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2: Science and Technology Branch, Environment and Climate Change Canada, Montreal, Québec, Canada</w:t>
      </w:r>
    </w:p>
    <w:p w14:paraId="0887B21D" w14:textId="4D1EA9F7" w:rsidR="00F417EB" w:rsidRPr="00FF0511" w:rsidRDefault="00D82B4B"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3: Canadian Wildlife Services, Environment and Climate Change Canada, O</w:t>
      </w:r>
      <w:r w:rsidR="00DA1B12">
        <w:rPr>
          <w:rFonts w:ascii="Times New Roman" w:hAnsi="Times New Roman" w:cs="Times New Roman"/>
          <w:sz w:val="21"/>
          <w:szCs w:val="21"/>
          <w:lang w:val="en-CA"/>
        </w:rPr>
        <w:t>ttawa, Ontario, Canada</w:t>
      </w:r>
    </w:p>
    <w:p w14:paraId="7AD5E622"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r w:rsidRPr="00FF0511">
        <w:rPr>
          <w:rFonts w:ascii="Times New Roman" w:hAnsi="Times New Roman" w:cs="Times New Roman"/>
          <w:b/>
          <w:bCs/>
          <w:sz w:val="21"/>
          <w:szCs w:val="21"/>
          <w:lang w:val="en-CA"/>
        </w:rPr>
        <w:t>Corresponding author</w:t>
      </w:r>
      <w:r w:rsidR="00275059" w:rsidRPr="00FF0511">
        <w:rPr>
          <w:rFonts w:ascii="Times New Roman" w:hAnsi="Times New Roman" w:cs="Times New Roman"/>
          <w:b/>
          <w:bCs/>
          <w:sz w:val="21"/>
          <w:szCs w:val="21"/>
          <w:lang w:val="en-CA"/>
        </w:rPr>
        <w:t>’s address</w:t>
      </w:r>
    </w:p>
    <w:p w14:paraId="78BD215A" w14:textId="41A36E40" w:rsidR="00F417EB" w:rsidRPr="00FF0511" w:rsidRDefault="006E675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21111 Rue Lakeshore Ste Anne-de-Bellevue, H9X 3V9, QC, Canada</w:t>
      </w:r>
    </w:p>
    <w:p w14:paraId="16636E94" w14:textId="119CE5D9" w:rsidR="006C20D2" w:rsidRPr="00FF0511" w:rsidRDefault="006C20D2" w:rsidP="002409BC">
      <w:pPr>
        <w:suppressLineNumbers/>
        <w:spacing w:line="360" w:lineRule="auto"/>
        <w:rPr>
          <w:rFonts w:ascii="Times New Roman" w:hAnsi="Times New Roman" w:cs="Times New Roman"/>
          <w:sz w:val="21"/>
          <w:szCs w:val="21"/>
          <w:lang w:val="en-CA"/>
        </w:rPr>
      </w:pPr>
      <w:hyperlink r:id="rId8" w:history="1">
        <w:r w:rsidRPr="00FF0511">
          <w:rPr>
            <w:rStyle w:val="Hyperlink"/>
            <w:rFonts w:ascii="Times New Roman" w:hAnsi="Times New Roman" w:cs="Times New Roman"/>
            <w:sz w:val="21"/>
            <w:szCs w:val="21"/>
            <w:lang w:val="en-CA"/>
          </w:rPr>
          <w:t>anne-marie.cousineau@mail.mcgill.ca</w:t>
        </w:r>
      </w:hyperlink>
    </w:p>
    <w:p w14:paraId="70CDE7CF" w14:textId="77777777" w:rsidR="006C20D2" w:rsidRPr="00FF0511" w:rsidRDefault="006C20D2" w:rsidP="002409BC">
      <w:pPr>
        <w:suppressLineNumbers/>
        <w:spacing w:line="360" w:lineRule="auto"/>
        <w:rPr>
          <w:rFonts w:ascii="Times New Roman" w:hAnsi="Times New Roman" w:cs="Times New Roman"/>
          <w:sz w:val="21"/>
          <w:szCs w:val="21"/>
          <w:lang w:val="en-CA"/>
        </w:rPr>
      </w:pPr>
    </w:p>
    <w:p w14:paraId="0953531C" w14:textId="0CADA9C6" w:rsidR="006C20D2" w:rsidRPr="00FF0511" w:rsidRDefault="00397DB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b/>
          <w:bCs/>
          <w:sz w:val="21"/>
          <w:szCs w:val="21"/>
          <w:lang w:val="en-CA"/>
        </w:rPr>
        <w:t>Acknowledgements</w:t>
      </w:r>
    </w:p>
    <w:p w14:paraId="3C4C6179" w14:textId="1A05B3B8" w:rsidR="00663536" w:rsidRPr="00FF0511" w:rsidRDefault="00663536"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(1) </w:t>
      </w:r>
      <w:r w:rsidR="00C6746E">
        <w:rPr>
          <w:rFonts w:ascii="Times New Roman" w:hAnsi="Times New Roman" w:cs="Times New Roman"/>
          <w:sz w:val="21"/>
          <w:szCs w:val="21"/>
          <w:lang w:val="en-CA"/>
        </w:rPr>
        <w:t>We</w:t>
      </w:r>
      <w:r w:rsidR="003E5ADE" w:rsidRPr="6723BA6D">
        <w:rPr>
          <w:rFonts w:ascii="Times New Roman" w:hAnsi="Times New Roman" w:cs="Times New Roman"/>
          <w:sz w:val="21"/>
          <w:szCs w:val="21"/>
          <w:lang w:val="en-CA"/>
        </w:rPr>
        <w:t xml:space="preserve"> would like to thank all the dedicated staff and volunteers at the McGill Bird Observatory, especially Shawna Sevigny</w:t>
      </w:r>
      <w:r w:rsidR="00953412" w:rsidRPr="6723BA6D">
        <w:rPr>
          <w:rFonts w:ascii="Times New Roman" w:hAnsi="Times New Roman" w:cs="Times New Roman"/>
          <w:sz w:val="21"/>
          <w:szCs w:val="21"/>
          <w:lang w:val="en-CA"/>
        </w:rPr>
        <w:t xml:space="preserve"> and</w:t>
      </w:r>
      <w:r w:rsidR="003E5ADE" w:rsidRPr="6723BA6D">
        <w:rPr>
          <w:rFonts w:ascii="Times New Roman" w:hAnsi="Times New Roman" w:cs="Times New Roman"/>
          <w:sz w:val="21"/>
          <w:szCs w:val="21"/>
          <w:lang w:val="en-CA"/>
        </w:rPr>
        <w:t xml:space="preserve"> Ana Morales </w:t>
      </w:r>
      <w:r w:rsidR="00953412" w:rsidRPr="6723BA6D">
        <w:rPr>
          <w:rFonts w:ascii="Times New Roman" w:hAnsi="Times New Roman" w:cs="Times New Roman"/>
          <w:sz w:val="21"/>
          <w:szCs w:val="21"/>
          <w:lang w:val="en-CA"/>
        </w:rPr>
        <w:t>f</w:t>
      </w:r>
      <w:r w:rsidR="003E5ADE" w:rsidRPr="6723BA6D">
        <w:rPr>
          <w:rFonts w:ascii="Times New Roman" w:hAnsi="Times New Roman" w:cs="Times New Roman"/>
          <w:sz w:val="21"/>
          <w:szCs w:val="21"/>
          <w:lang w:val="en-CA"/>
        </w:rPr>
        <w:t xml:space="preserve">or banding the </w:t>
      </w:r>
      <w:r w:rsidR="00FF1CDB">
        <w:rPr>
          <w:rFonts w:ascii="Times New Roman" w:hAnsi="Times New Roman" w:cs="Times New Roman"/>
          <w:sz w:val="21"/>
          <w:szCs w:val="21"/>
          <w:lang w:val="en-CA"/>
        </w:rPr>
        <w:t>N</w:t>
      </w:r>
      <w:r w:rsidR="003E5ADE" w:rsidRPr="6723BA6D">
        <w:rPr>
          <w:rFonts w:ascii="Times New Roman" w:hAnsi="Times New Roman" w:cs="Times New Roman"/>
          <w:sz w:val="21"/>
          <w:szCs w:val="21"/>
          <w:lang w:val="en-CA"/>
        </w:rPr>
        <w:t xml:space="preserve">orthern </w:t>
      </w:r>
      <w:r w:rsidR="00FF1CDB">
        <w:rPr>
          <w:rFonts w:ascii="Times New Roman" w:hAnsi="Times New Roman" w:cs="Times New Roman"/>
          <w:sz w:val="21"/>
          <w:szCs w:val="21"/>
          <w:lang w:val="en-CA"/>
        </w:rPr>
        <w:t>C</w:t>
      </w:r>
      <w:r w:rsidR="003E5ADE" w:rsidRPr="6723BA6D">
        <w:rPr>
          <w:rFonts w:ascii="Times New Roman" w:hAnsi="Times New Roman" w:cs="Times New Roman"/>
          <w:sz w:val="21"/>
          <w:szCs w:val="21"/>
          <w:lang w:val="en-CA"/>
        </w:rPr>
        <w:t xml:space="preserve">ardinals, installing Motus tags, assisting with translocations over both years, and teaching me bird banding and tag deployment Tracking cardinals over eight months was a true team effort—thank you to Mackenzie Guest, Lauren Dobie, Nathanya Goudreau, Florence </w:t>
      </w:r>
      <w:proofErr w:type="spellStart"/>
      <w:r w:rsidR="003E5ADE" w:rsidRPr="6723BA6D">
        <w:rPr>
          <w:rFonts w:ascii="Times New Roman" w:hAnsi="Times New Roman" w:cs="Times New Roman"/>
          <w:sz w:val="21"/>
          <w:szCs w:val="21"/>
          <w:lang w:val="en-CA"/>
        </w:rPr>
        <w:t>Piché</w:t>
      </w:r>
      <w:proofErr w:type="spellEnd"/>
      <w:r w:rsidR="003E5ADE" w:rsidRPr="6723BA6D">
        <w:rPr>
          <w:rFonts w:ascii="Times New Roman" w:hAnsi="Times New Roman" w:cs="Times New Roman"/>
          <w:sz w:val="21"/>
          <w:szCs w:val="21"/>
          <w:lang w:val="en-CA"/>
        </w:rPr>
        <w:t xml:space="preserve">-Lebel, Laurianne </w:t>
      </w:r>
      <w:proofErr w:type="spellStart"/>
      <w:r w:rsidR="003E5ADE" w:rsidRPr="6723BA6D">
        <w:rPr>
          <w:rFonts w:ascii="Times New Roman" w:hAnsi="Times New Roman" w:cs="Times New Roman"/>
          <w:sz w:val="21"/>
          <w:szCs w:val="21"/>
          <w:lang w:val="en-CA"/>
        </w:rPr>
        <w:t>Fallu</w:t>
      </w:r>
      <w:proofErr w:type="spellEnd"/>
      <w:r w:rsidR="003E5ADE" w:rsidRPr="6723BA6D">
        <w:rPr>
          <w:rFonts w:ascii="Times New Roman" w:hAnsi="Times New Roman" w:cs="Times New Roman"/>
          <w:sz w:val="21"/>
          <w:szCs w:val="21"/>
          <w:lang w:val="en-CA"/>
        </w:rPr>
        <w:t xml:space="preserve">, Elliana Tomasso and Mathilde </w:t>
      </w:r>
      <w:proofErr w:type="spellStart"/>
      <w:r w:rsidR="003E5ADE" w:rsidRPr="6723BA6D">
        <w:rPr>
          <w:rFonts w:ascii="Times New Roman" w:hAnsi="Times New Roman" w:cs="Times New Roman"/>
          <w:sz w:val="21"/>
          <w:szCs w:val="21"/>
          <w:lang w:val="en-CA"/>
        </w:rPr>
        <w:t>Lefvert</w:t>
      </w:r>
      <w:proofErr w:type="spellEnd"/>
      <w:r w:rsidR="003E5ADE" w:rsidRPr="6723BA6D">
        <w:rPr>
          <w:rFonts w:ascii="Times New Roman" w:hAnsi="Times New Roman" w:cs="Times New Roman"/>
          <w:sz w:val="21"/>
          <w:szCs w:val="21"/>
          <w:lang w:val="en-CA"/>
        </w:rPr>
        <w:t xml:space="preserve"> for your essential </w:t>
      </w:r>
      <w:r w:rsidR="00177A09" w:rsidRPr="6723BA6D">
        <w:rPr>
          <w:rFonts w:ascii="Times New Roman" w:hAnsi="Times New Roman" w:cs="Times New Roman"/>
          <w:sz w:val="21"/>
          <w:szCs w:val="21"/>
          <w:lang w:val="en-CA"/>
        </w:rPr>
        <w:t>help in the field. Special thanks to Jean and Richard Gregson for hosting a Motus tower in their backyard for this project.</w:t>
      </w:r>
      <w:r w:rsidR="006223F1" w:rsidRPr="6723BA6D">
        <w:rPr>
          <w:rFonts w:ascii="Times New Roman" w:hAnsi="Times New Roman" w:cs="Times New Roman"/>
          <w:sz w:val="21"/>
          <w:szCs w:val="21"/>
          <w:lang w:val="en-CA"/>
        </w:rPr>
        <w:t xml:space="preserve"> </w:t>
      </w:r>
    </w:p>
    <w:p w14:paraId="3AFC702A" w14:textId="21B91CA7" w:rsidR="00C23011" w:rsidRPr="00FF0511" w:rsidRDefault="00663536"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(2) </w:t>
      </w:r>
      <w:r w:rsidR="00C6746E">
        <w:rPr>
          <w:rFonts w:ascii="Times New Roman" w:hAnsi="Times New Roman" w:cs="Times New Roman"/>
          <w:sz w:val="21"/>
          <w:szCs w:val="21"/>
          <w:lang w:val="en-CA"/>
        </w:rPr>
        <w:t>We</w:t>
      </w:r>
      <w:r w:rsidR="006223F1" w:rsidRPr="410C3214">
        <w:rPr>
          <w:rFonts w:ascii="Times New Roman" w:hAnsi="Times New Roman" w:cs="Times New Roman"/>
          <w:sz w:val="21"/>
          <w:szCs w:val="21"/>
          <w:lang w:val="en-CA"/>
        </w:rPr>
        <w:t xml:space="preserve"> also want to thank </w:t>
      </w:r>
      <w:r w:rsidR="00C6746E">
        <w:rPr>
          <w:rFonts w:ascii="Times New Roman" w:hAnsi="Times New Roman" w:cs="Times New Roman"/>
          <w:sz w:val="21"/>
          <w:szCs w:val="21"/>
          <w:lang w:val="en-CA"/>
        </w:rPr>
        <w:t>our</w:t>
      </w:r>
      <w:r w:rsidR="006223F1" w:rsidRPr="410C3214">
        <w:rPr>
          <w:rFonts w:ascii="Times New Roman" w:hAnsi="Times New Roman" w:cs="Times New Roman"/>
          <w:sz w:val="21"/>
          <w:szCs w:val="21"/>
          <w:lang w:val="en-CA"/>
        </w:rPr>
        <w:t xml:space="preserve"> reviewers for providing insightful feedback. </w:t>
      </w:r>
      <w:r w:rsidR="00C6746E">
        <w:rPr>
          <w:rFonts w:ascii="Times New Roman" w:hAnsi="Times New Roman" w:cs="Times New Roman"/>
          <w:sz w:val="21"/>
          <w:szCs w:val="21"/>
          <w:lang w:val="en-CA"/>
        </w:rPr>
        <w:t>We</w:t>
      </w:r>
      <w:r w:rsidR="006223F1" w:rsidRPr="410C3214">
        <w:rPr>
          <w:rFonts w:ascii="Times New Roman" w:hAnsi="Times New Roman" w:cs="Times New Roman"/>
          <w:sz w:val="21"/>
          <w:szCs w:val="21"/>
          <w:lang w:val="en-CA"/>
        </w:rPr>
        <w:t xml:space="preserve"> </w:t>
      </w:r>
      <w:r w:rsidR="00FE415D">
        <w:rPr>
          <w:rFonts w:ascii="Times New Roman" w:hAnsi="Times New Roman" w:cs="Times New Roman"/>
          <w:sz w:val="21"/>
          <w:szCs w:val="21"/>
          <w:lang w:val="en-CA"/>
        </w:rPr>
        <w:t>are</w:t>
      </w:r>
      <w:r w:rsidR="006223F1" w:rsidRPr="410C3214">
        <w:rPr>
          <w:rFonts w:ascii="Times New Roman" w:hAnsi="Times New Roman" w:cs="Times New Roman"/>
          <w:sz w:val="21"/>
          <w:szCs w:val="21"/>
          <w:lang w:val="en-CA"/>
        </w:rPr>
        <w:t xml:space="preserve"> grateful for</w:t>
      </w:r>
      <w:r w:rsidR="00AA6D87" w:rsidRPr="410C3214">
        <w:rPr>
          <w:rFonts w:ascii="Times New Roman" w:hAnsi="Times New Roman" w:cs="Times New Roman"/>
          <w:sz w:val="21"/>
          <w:szCs w:val="21"/>
          <w:lang w:val="en-CA"/>
        </w:rPr>
        <w:t xml:space="preserve"> McGill University and the Social Science and Humanities </w:t>
      </w:r>
      <w:r w:rsidR="00DB0C87" w:rsidRPr="410C3214">
        <w:rPr>
          <w:rFonts w:ascii="Times New Roman" w:hAnsi="Times New Roman" w:cs="Times New Roman"/>
          <w:sz w:val="21"/>
          <w:szCs w:val="21"/>
          <w:lang w:val="en-CA"/>
        </w:rPr>
        <w:t xml:space="preserve">Research Council (SSHRC) for funding this project, along with Environment and Climate Change Canada for providing 80 Lotek </w:t>
      </w:r>
      <w:proofErr w:type="spellStart"/>
      <w:r w:rsidR="0D96FE7B" w:rsidRPr="410C3214">
        <w:rPr>
          <w:rFonts w:ascii="Times New Roman" w:hAnsi="Times New Roman" w:cs="Times New Roman"/>
          <w:sz w:val="21"/>
          <w:szCs w:val="21"/>
          <w:lang w:val="en-CA"/>
        </w:rPr>
        <w:t>N</w:t>
      </w:r>
      <w:r w:rsidR="00DB0C87" w:rsidRPr="410C3214">
        <w:rPr>
          <w:rFonts w:ascii="Times New Roman" w:hAnsi="Times New Roman" w:cs="Times New Roman"/>
          <w:sz w:val="21"/>
          <w:szCs w:val="21"/>
          <w:lang w:val="en-CA"/>
        </w:rPr>
        <w:t>anoTags</w:t>
      </w:r>
      <w:proofErr w:type="spellEnd"/>
      <w:r w:rsidR="00DB0C87" w:rsidRPr="410C3214">
        <w:rPr>
          <w:rFonts w:ascii="Times New Roman" w:hAnsi="Times New Roman" w:cs="Times New Roman"/>
          <w:sz w:val="21"/>
          <w:szCs w:val="21"/>
          <w:lang w:val="en-CA"/>
        </w:rPr>
        <w:t xml:space="preserve"> across two field seasons.</w:t>
      </w:r>
      <w:r w:rsidR="00E60386" w:rsidRPr="410C3214">
        <w:rPr>
          <w:rFonts w:ascii="Times New Roman" w:hAnsi="Times New Roman" w:cs="Times New Roman"/>
          <w:sz w:val="21"/>
          <w:szCs w:val="21"/>
          <w:lang w:val="en-CA"/>
        </w:rPr>
        <w:t xml:space="preserve"> </w:t>
      </w:r>
    </w:p>
    <w:p w14:paraId="6AB56768" w14:textId="379D4B4E" w:rsidR="006C20D2" w:rsidRPr="00FF0511" w:rsidRDefault="00C23011"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(3) </w:t>
      </w:r>
      <w:r w:rsidR="00E60386" w:rsidRPr="410C3214">
        <w:rPr>
          <w:rFonts w:ascii="Times New Roman" w:hAnsi="Times New Roman" w:cs="Times New Roman"/>
          <w:sz w:val="21"/>
          <w:szCs w:val="21"/>
          <w:lang w:val="en-CA"/>
        </w:rPr>
        <w:t>All birds were banded under Animal Use Protocol 2007-544</w:t>
      </w:r>
      <w:r w:rsidR="53442DCC" w:rsidRPr="410C3214">
        <w:rPr>
          <w:rFonts w:ascii="Times New Roman" w:hAnsi="Times New Roman" w:cs="Times New Roman"/>
          <w:sz w:val="21"/>
          <w:szCs w:val="21"/>
          <w:lang w:val="en-CA"/>
        </w:rPr>
        <w:t>6</w:t>
      </w:r>
      <w:r w:rsidR="00E60386" w:rsidRPr="410C3214">
        <w:rPr>
          <w:rFonts w:ascii="Times New Roman" w:hAnsi="Times New Roman" w:cs="Times New Roman"/>
          <w:sz w:val="21"/>
          <w:szCs w:val="21"/>
          <w:lang w:val="en-CA"/>
        </w:rPr>
        <w:t xml:space="preserve"> from McGill University and federal banding permits 10973, 109</w:t>
      </w:r>
      <w:r w:rsidR="0082634E" w:rsidRPr="410C3214">
        <w:rPr>
          <w:rFonts w:ascii="Times New Roman" w:hAnsi="Times New Roman" w:cs="Times New Roman"/>
          <w:sz w:val="21"/>
          <w:szCs w:val="21"/>
          <w:lang w:val="en-CA"/>
        </w:rPr>
        <w:t>73B, 10973D issued by the Canadian Wildlife Service, and radio-tagged under Animal Use Protocol 22BF01 and 23BF01 from Environment and Climate Change Canada.</w:t>
      </w:r>
    </w:p>
    <w:p w14:paraId="325523A8" w14:textId="24DAED72" w:rsidR="00C23011" w:rsidRPr="00FF0511" w:rsidRDefault="00C23011"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(4) </w:t>
      </w:r>
      <w:r w:rsidR="00C6746E">
        <w:rPr>
          <w:rFonts w:ascii="Times New Roman" w:hAnsi="Times New Roman" w:cs="Times New Roman"/>
          <w:sz w:val="21"/>
          <w:szCs w:val="21"/>
          <w:lang w:val="en-CA"/>
        </w:rPr>
        <w:t>We</w:t>
      </w:r>
      <w:r w:rsidRPr="00FF0511">
        <w:rPr>
          <w:rFonts w:ascii="Times New Roman" w:hAnsi="Times New Roman" w:cs="Times New Roman"/>
          <w:sz w:val="21"/>
          <w:szCs w:val="21"/>
          <w:lang w:val="en-CA"/>
        </w:rPr>
        <w:t xml:space="preserve"> declare no conflicts of interest</w:t>
      </w:r>
      <w:r w:rsidR="00F73B8F" w:rsidRPr="00FF0511">
        <w:rPr>
          <w:rFonts w:ascii="Times New Roman" w:hAnsi="Times New Roman" w:cs="Times New Roman"/>
          <w:sz w:val="21"/>
          <w:szCs w:val="21"/>
          <w:lang w:val="en-CA"/>
        </w:rPr>
        <w:t>.</w:t>
      </w:r>
    </w:p>
    <w:p w14:paraId="1B80A8CA" w14:textId="2A5DC81C" w:rsidR="00BC00E8" w:rsidRPr="00FF0511" w:rsidRDefault="00F73B8F"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(5) </w:t>
      </w:r>
      <w:r w:rsidR="006C76A5">
        <w:rPr>
          <w:rFonts w:ascii="Times New Roman" w:hAnsi="Times New Roman" w:cs="Times New Roman"/>
          <w:sz w:val="21"/>
          <w:szCs w:val="21"/>
          <w:lang w:val="en-CA"/>
        </w:rPr>
        <w:t xml:space="preserve">Marcel </w:t>
      </w:r>
      <w:proofErr w:type="spellStart"/>
      <w:r w:rsidR="006C76A5">
        <w:rPr>
          <w:rFonts w:ascii="Times New Roman" w:hAnsi="Times New Roman" w:cs="Times New Roman"/>
          <w:sz w:val="21"/>
          <w:szCs w:val="21"/>
          <w:lang w:val="en-CA"/>
        </w:rPr>
        <w:t>Gahbauer</w:t>
      </w:r>
      <w:proofErr w:type="spellEnd"/>
      <w:r w:rsidR="006C76A5">
        <w:rPr>
          <w:rFonts w:ascii="Times New Roman" w:hAnsi="Times New Roman" w:cs="Times New Roman"/>
          <w:sz w:val="21"/>
          <w:szCs w:val="21"/>
          <w:lang w:val="en-CA"/>
        </w:rPr>
        <w:t xml:space="preserve">, </w:t>
      </w:r>
      <w:r w:rsidR="00EF70E8" w:rsidRPr="6723BA6D">
        <w:rPr>
          <w:rFonts w:ascii="Times New Roman" w:hAnsi="Times New Roman" w:cs="Times New Roman"/>
          <w:sz w:val="21"/>
          <w:szCs w:val="21"/>
          <w:lang w:val="en-CA"/>
        </w:rPr>
        <w:t xml:space="preserve">Anne-Marie Cousineau, Kyle Elliott and Barbara Frei </w:t>
      </w:r>
      <w:r w:rsidR="00BC541F" w:rsidRPr="6723BA6D">
        <w:rPr>
          <w:rFonts w:ascii="Times New Roman" w:hAnsi="Times New Roman" w:cs="Times New Roman"/>
          <w:sz w:val="21"/>
          <w:szCs w:val="21"/>
          <w:lang w:val="en-CA"/>
        </w:rPr>
        <w:t>conceived the idea, design and ex</w:t>
      </w:r>
      <w:r w:rsidR="00664515" w:rsidRPr="6723BA6D">
        <w:rPr>
          <w:rFonts w:ascii="Times New Roman" w:hAnsi="Times New Roman" w:cs="Times New Roman"/>
          <w:sz w:val="21"/>
          <w:szCs w:val="21"/>
          <w:lang w:val="en-CA"/>
        </w:rPr>
        <w:t>periment.</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performed the experiments.</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wrote the paper, Kyle Elliott and Barbara Frei substantially edited the paper.</w:t>
      </w:r>
      <w:r w:rsidR="00A45B57">
        <w:rPr>
          <w:rFonts w:ascii="Times New Roman" w:hAnsi="Times New Roman" w:cs="Times New Roman"/>
          <w:sz w:val="21"/>
          <w:szCs w:val="21"/>
          <w:lang w:val="en-CA"/>
        </w:rPr>
        <w:t xml:space="preserve"> Marcel Gahbauer provided valuable </w:t>
      </w:r>
      <w:r w:rsidR="004B2C3A">
        <w:rPr>
          <w:rFonts w:ascii="Times New Roman" w:hAnsi="Times New Roman" w:cs="Times New Roman"/>
          <w:sz w:val="21"/>
          <w:szCs w:val="21"/>
          <w:lang w:val="en-CA"/>
        </w:rPr>
        <w:t>reviewing and editing input.</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Barbara Frei and Kyle Elliott developed and designed the methods.</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analyzed the data</w:t>
      </w:r>
      <w:r w:rsidR="000D4A27" w:rsidRPr="6723BA6D">
        <w:rPr>
          <w:rFonts w:ascii="Times New Roman" w:hAnsi="Times New Roman" w:cs="Times New Roman"/>
          <w:sz w:val="21"/>
          <w:szCs w:val="21"/>
          <w:lang w:val="en-CA"/>
        </w:rPr>
        <w:t>.</w:t>
      </w:r>
    </w:p>
    <w:p w14:paraId="2D195016" w14:textId="155562D4" w:rsidR="00991348" w:rsidRPr="0009324E" w:rsidRDefault="00991348"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(6) Analyses reported in this article can be reproduced using the data provided by </w:t>
      </w:r>
      <w:r w:rsidRPr="0009324E">
        <w:rPr>
          <w:rFonts w:ascii="Times New Roman" w:hAnsi="Times New Roman" w:cs="Times New Roman"/>
          <w:sz w:val="21"/>
          <w:szCs w:val="21"/>
          <w:lang w:val="en-CA"/>
        </w:rPr>
        <w:t>Cousineau (</w:t>
      </w:r>
      <w:r w:rsidR="00496F5D" w:rsidRPr="0009324E">
        <w:rPr>
          <w:rFonts w:ascii="Times New Roman" w:hAnsi="Times New Roman" w:cs="Times New Roman"/>
          <w:sz w:val="21"/>
          <w:szCs w:val="21"/>
          <w:lang w:val="en-CA"/>
        </w:rPr>
        <w:t>2025).</w:t>
      </w:r>
    </w:p>
    <w:p w14:paraId="224F5876" w14:textId="48A1A20B" w:rsidR="006C20D2" w:rsidRPr="00A854C2" w:rsidRDefault="00496F5D" w:rsidP="002409BC">
      <w:pPr>
        <w:suppressLineNumbers/>
        <w:spacing w:line="360" w:lineRule="auto"/>
        <w:rPr>
          <w:rFonts w:ascii="Times New Roman" w:hAnsi="Times New Roman" w:cs="Times New Roman"/>
          <w:sz w:val="21"/>
          <w:szCs w:val="21"/>
          <w:lang w:val="en-CA"/>
        </w:rPr>
      </w:pPr>
      <w:r w:rsidRPr="0009324E">
        <w:rPr>
          <w:rFonts w:ascii="Times New Roman" w:hAnsi="Times New Roman" w:cs="Times New Roman"/>
          <w:sz w:val="21"/>
          <w:szCs w:val="21"/>
          <w:lang w:val="en-CA"/>
        </w:rPr>
        <w:t xml:space="preserve">Data from: </w:t>
      </w:r>
      <w:r w:rsidR="00805FB1">
        <w:rPr>
          <w:rFonts w:ascii="Times New Roman" w:hAnsi="Times New Roman" w:cs="Times New Roman"/>
          <w:sz w:val="21"/>
          <w:szCs w:val="21"/>
          <w:lang w:val="en-CA"/>
        </w:rPr>
        <w:t xml:space="preserve">Large winter home ranges in urban habitats </w:t>
      </w:r>
      <w:r w:rsidR="00805FB1" w:rsidRPr="344A609C">
        <w:rPr>
          <w:rFonts w:ascii="Times New Roman" w:hAnsi="Times New Roman" w:cs="Times New Roman"/>
          <w:sz w:val="21"/>
          <w:szCs w:val="21"/>
          <w:lang w:val="en-CA"/>
        </w:rPr>
        <w:t xml:space="preserve">for a very short distance migrant, the </w:t>
      </w:r>
      <w:r w:rsidR="00805FB1">
        <w:rPr>
          <w:rFonts w:ascii="Times New Roman" w:hAnsi="Times New Roman" w:cs="Times New Roman"/>
          <w:sz w:val="21"/>
          <w:szCs w:val="21"/>
          <w:lang w:val="en-CA"/>
        </w:rPr>
        <w:t>N</w:t>
      </w:r>
      <w:r w:rsidR="00805FB1" w:rsidRPr="344A609C">
        <w:rPr>
          <w:rFonts w:ascii="Times New Roman" w:hAnsi="Times New Roman" w:cs="Times New Roman"/>
          <w:sz w:val="21"/>
          <w:szCs w:val="21"/>
          <w:lang w:val="en-CA"/>
        </w:rPr>
        <w:t xml:space="preserve">orthern </w:t>
      </w:r>
      <w:r w:rsidR="00805FB1">
        <w:rPr>
          <w:rFonts w:ascii="Times New Roman" w:hAnsi="Times New Roman" w:cs="Times New Roman"/>
          <w:sz w:val="21"/>
          <w:szCs w:val="21"/>
          <w:lang w:val="en-CA"/>
        </w:rPr>
        <w:t>C</w:t>
      </w:r>
      <w:r w:rsidR="00805FB1" w:rsidRPr="344A609C">
        <w:rPr>
          <w:rFonts w:ascii="Times New Roman" w:hAnsi="Times New Roman" w:cs="Times New Roman"/>
          <w:sz w:val="21"/>
          <w:szCs w:val="21"/>
          <w:lang w:val="en-CA"/>
        </w:rPr>
        <w:t>ardinal (</w:t>
      </w:r>
      <w:r w:rsidR="00805FB1" w:rsidRPr="344A609C">
        <w:rPr>
          <w:rFonts w:ascii="Times New Roman" w:hAnsi="Times New Roman" w:cs="Times New Roman"/>
          <w:i/>
          <w:iCs/>
          <w:sz w:val="21"/>
          <w:szCs w:val="21"/>
          <w:lang w:val="en-CA"/>
        </w:rPr>
        <w:t>Cardinalis cardinalis</w:t>
      </w:r>
      <w:r w:rsidR="00805FB1" w:rsidRPr="344A609C">
        <w:rPr>
          <w:rFonts w:ascii="Times New Roman" w:hAnsi="Times New Roman" w:cs="Times New Roman"/>
          <w:sz w:val="21"/>
          <w:szCs w:val="21"/>
          <w:lang w:val="en-CA"/>
        </w:rPr>
        <w:t>)</w:t>
      </w:r>
      <w:r w:rsidR="00805FB1">
        <w:rPr>
          <w:rFonts w:ascii="Times New Roman" w:hAnsi="Times New Roman" w:cs="Times New Roman"/>
          <w:sz w:val="21"/>
          <w:szCs w:val="21"/>
          <w:lang w:val="en-CA"/>
        </w:rPr>
        <w:t xml:space="preserve">. </w:t>
      </w:r>
      <w:r w:rsidRPr="0009324E">
        <w:rPr>
          <w:rFonts w:ascii="Times New Roman" w:hAnsi="Times New Roman" w:cs="Times New Roman"/>
          <w:sz w:val="21"/>
          <w:szCs w:val="21"/>
          <w:lang w:val="en-CA"/>
        </w:rPr>
        <w:t xml:space="preserve">Ornithology / Ornithological Applications. Data DOI </w:t>
      </w:r>
      <w:bookmarkStart w:id="1" w:name="_Toc205543114"/>
      <w:bookmarkStart w:id="2" w:name="_Toc205883871"/>
      <w:r w:rsidR="00923F67">
        <w:rPr>
          <w:rFonts w:ascii="Times New Roman" w:hAnsi="Times New Roman" w:cs="Times New Roman"/>
          <w:sz w:val="21"/>
          <w:szCs w:val="21"/>
          <w:lang w:val="en-CA"/>
        </w:rPr>
        <w:t>will be added once data deposition completed.</w:t>
      </w:r>
    </w:p>
    <w:p w14:paraId="18F7EFC5" w14:textId="5E335A4B" w:rsidR="007D6FF3" w:rsidRPr="00AD2469" w:rsidRDefault="007D6FF3" w:rsidP="008A4DC3">
      <w:pPr>
        <w:pStyle w:val="Heading3"/>
        <w:spacing w:line="480" w:lineRule="auto"/>
        <w:rPr>
          <w:rFonts w:ascii="Times New Roman" w:hAnsi="Times New Roman" w:cs="Times New Roman"/>
          <w:b/>
          <w:bCs/>
          <w:color w:val="000000" w:themeColor="text1"/>
          <w:sz w:val="24"/>
          <w:szCs w:val="24"/>
          <w:lang w:val="en-CA"/>
        </w:rPr>
      </w:pPr>
      <w:r w:rsidRPr="00AD2469">
        <w:rPr>
          <w:rFonts w:ascii="Times New Roman" w:hAnsi="Times New Roman" w:cs="Times New Roman"/>
          <w:b/>
          <w:bCs/>
          <w:color w:val="000000" w:themeColor="text1"/>
          <w:sz w:val="24"/>
          <w:szCs w:val="24"/>
          <w:lang w:val="en-CA"/>
        </w:rPr>
        <w:lastRenderedPageBreak/>
        <w:t>Abstract</w:t>
      </w:r>
      <w:bookmarkEnd w:id="1"/>
      <w:bookmarkEnd w:id="2"/>
    </w:p>
    <w:p w14:paraId="7AB60692" w14:textId="6F0DCD14" w:rsidR="007D6FF3" w:rsidRDefault="105C9977" w:rsidP="008A4DC3">
      <w:pPr>
        <w:pStyle w:val="p1"/>
        <w:spacing w:line="480" w:lineRule="auto"/>
      </w:pPr>
      <w:r>
        <w:t xml:space="preserve">Urban green spaces are critical for maintaining biodiversity and supporting wildlife, especially in heavily urbanized environments. In temperate regions, winter brings significant challenges for resident bird species, </w:t>
      </w:r>
      <w:r w:rsidR="7FE82D9E">
        <w:t>which can be compounded or alleviated in urban regions</w:t>
      </w:r>
      <w:r>
        <w:t xml:space="preserve">. </w:t>
      </w:r>
      <w:r w:rsidR="00020785">
        <w:t xml:space="preserve">To better understand how birds use urban habitats during winter, </w:t>
      </w:r>
      <w:r w:rsidR="00F27D05">
        <w:t xml:space="preserve">we experimentally translocated Northern </w:t>
      </w:r>
      <w:r w:rsidR="00522D9C">
        <w:t>C</w:t>
      </w:r>
      <w:r w:rsidR="00F27D05">
        <w:t>ardinals (</w:t>
      </w:r>
      <w:r w:rsidR="00782E9C">
        <w:rPr>
          <w:i/>
          <w:iCs/>
        </w:rPr>
        <w:t>Cardinalis cardinalis</w:t>
      </w:r>
      <w:r w:rsidR="00782E9C">
        <w:t>) among sites spanning an urbanization gradient in Montreal, Canada, and used VHF telemetry to quantify their home range size, habitat se</w:t>
      </w:r>
      <w:r w:rsidR="00D71280">
        <w:t>lection across spatial scales and habitat associations</w:t>
      </w:r>
      <w:r w:rsidR="00EC5500">
        <w:t>.</w:t>
      </w:r>
      <w:r>
        <w:t xml:space="preserve"> </w:t>
      </w:r>
      <w:r w:rsidR="13EF3622">
        <w:t>Cardinal p</w:t>
      </w:r>
      <w:r w:rsidR="02392250">
        <w:t xml:space="preserve">opulations </w:t>
      </w:r>
      <w:r w:rsidR="6E28EDF6">
        <w:t xml:space="preserve">increased </w:t>
      </w:r>
      <w:r w:rsidR="02392250">
        <w:t xml:space="preserve">across the northeastern United States and </w:t>
      </w:r>
      <w:r w:rsidR="3F6E9155">
        <w:t xml:space="preserve">southeastern </w:t>
      </w:r>
      <w:r w:rsidR="02392250">
        <w:t>Canada in the past 100 years</w:t>
      </w:r>
      <w:r w:rsidR="30E0B2A0">
        <w:t xml:space="preserve"> with most </w:t>
      </w:r>
      <w:r w:rsidR="00C46DDF">
        <w:t>cardinals</w:t>
      </w:r>
      <w:r w:rsidR="30E0B2A0">
        <w:t xml:space="preserve"> restricted to cities</w:t>
      </w:r>
      <w:r w:rsidR="024BE424">
        <w:t>, likely due to the presence of bird feeders</w:t>
      </w:r>
      <w:r w:rsidR="30E0B2A0">
        <w:t xml:space="preserve">. </w:t>
      </w:r>
      <w:r w:rsidR="00C46DDF">
        <w:t>Cardinals</w:t>
      </w:r>
      <w:r>
        <w:t xml:space="preserve"> in the most urbanized study site had larger home ranges compared to </w:t>
      </w:r>
      <w:r w:rsidR="573B030E">
        <w:t xml:space="preserve">birds wintering in </w:t>
      </w:r>
      <w:r>
        <w:t>the suburban and peri-urban sites. Habitat selection occurred at the smallest scales measurable (25-50 m) across all sites (urban/suburban/peri-urban)</w:t>
      </w:r>
      <w:r w:rsidR="30DCB977">
        <w:t xml:space="preserve"> implying very fine-scale selection</w:t>
      </w:r>
      <w:r w:rsidR="00A23E1D">
        <w:t xml:space="preserve">. This </w:t>
      </w:r>
      <w:r w:rsidR="00356C86">
        <w:t>emphasises</w:t>
      </w:r>
      <w:r w:rsidR="00090560">
        <w:t xml:space="preserve"> the importance of microhabitat features such as vegetation structure and </w:t>
      </w:r>
      <w:r w:rsidR="66364CD9">
        <w:t xml:space="preserve">bird </w:t>
      </w:r>
      <w:r w:rsidR="00A23E1D">
        <w:t>feeder presence</w:t>
      </w:r>
      <w:r>
        <w:t xml:space="preserve">. Habitat associations varied across the urban gradient, except for proximity to bird feeders which was consistently related to </w:t>
      </w:r>
      <w:r w:rsidR="00CA3BB5">
        <w:t>habitat use by cardinals</w:t>
      </w:r>
      <w:r>
        <w:t>. In less urbanized areas, birds selected for vertically complex vegetation</w:t>
      </w:r>
      <w:r w:rsidR="02CD8C44">
        <w:t xml:space="preserve">, likely because </w:t>
      </w:r>
      <w:r w:rsidR="00245CC9">
        <w:t>cardinals</w:t>
      </w:r>
      <w:r w:rsidR="02CD8C44">
        <w:t xml:space="preserve"> select shrubby, edge habitat</w:t>
      </w:r>
      <w:r w:rsidR="0E213362">
        <w:t xml:space="preserve">. </w:t>
      </w:r>
      <w:r w:rsidR="17DAFA63">
        <w:t>I</w:t>
      </w:r>
      <w:r>
        <w:t xml:space="preserve">n more urbanized areas, birds were more likely to use areas with a greater </w:t>
      </w:r>
      <w:r w:rsidR="200A12AD">
        <w:t>density</w:t>
      </w:r>
      <w:r>
        <w:t xml:space="preserve"> of roads</w:t>
      </w:r>
      <w:r w:rsidR="54856A03">
        <w:t xml:space="preserve">, implying </w:t>
      </w:r>
      <w:r w:rsidR="00245CC9">
        <w:t>cardinals</w:t>
      </w:r>
      <w:r w:rsidR="54856A03">
        <w:t xml:space="preserve"> select the most residential areas</w:t>
      </w:r>
      <w:r>
        <w:t xml:space="preserve">. </w:t>
      </w:r>
      <w:r w:rsidR="00245CC9">
        <w:t>Cardinals</w:t>
      </w:r>
      <w:r w:rsidR="47E5EA42">
        <w:t xml:space="preserve"> exhibited behavioral plasticity in response to urbanization, </w:t>
      </w:r>
      <w:r w:rsidR="00E86FAC">
        <w:t xml:space="preserve">suggesting that fine-scale ecological understanding can help guide locally tailored </w:t>
      </w:r>
      <w:r w:rsidR="197FD2F0">
        <w:t xml:space="preserve">green space </w:t>
      </w:r>
      <w:r w:rsidR="00E86FAC">
        <w:t>management aimed at supporting urban-adapted species year-round.</w:t>
      </w:r>
    </w:p>
    <w:p w14:paraId="7A604E97" w14:textId="5119E270" w:rsidR="00F60D84" w:rsidRDefault="00AD2469" w:rsidP="00F96183">
      <w:pPr>
        <w:pStyle w:val="p1"/>
        <w:spacing w:line="480" w:lineRule="auto"/>
      </w:pPr>
      <w:r w:rsidRPr="00A8309A">
        <w:rPr>
          <w:i/>
          <w:iCs/>
        </w:rPr>
        <w:lastRenderedPageBreak/>
        <w:t>Keywords</w:t>
      </w:r>
      <w:r w:rsidR="00A8309A" w:rsidRPr="00A8309A">
        <w:rPr>
          <w:i/>
          <w:iCs/>
        </w:rPr>
        <w:t>:</w:t>
      </w:r>
      <w:r w:rsidR="00AC1C0B">
        <w:t xml:space="preserve"> b</w:t>
      </w:r>
      <w:r w:rsidR="00167506">
        <w:t>ehavioral plasticity, f</w:t>
      </w:r>
      <w:r w:rsidR="00F60D84">
        <w:t>ine-scale movement,</w:t>
      </w:r>
      <w:r w:rsidR="00167506">
        <w:t xml:space="preserve"> habitat association, home range size</w:t>
      </w:r>
      <w:r w:rsidR="005A2419">
        <w:t xml:space="preserve">, manual VHF telemetry, </w:t>
      </w:r>
      <w:r w:rsidR="00AA3A4D">
        <w:t>non-breeding period</w:t>
      </w:r>
      <w:r w:rsidR="00AC1C0B">
        <w:t xml:space="preserve">, </w:t>
      </w:r>
      <w:r w:rsidR="006A031D">
        <w:t xml:space="preserve">scale of habitat selection, </w:t>
      </w:r>
      <w:r w:rsidR="005A2419">
        <w:t>urbanization gradient</w:t>
      </w:r>
    </w:p>
    <w:p w14:paraId="61DE8444" w14:textId="2DDCA818" w:rsidR="00AC1C0B" w:rsidRDefault="000337E6" w:rsidP="00F96183">
      <w:pPr>
        <w:pStyle w:val="p1"/>
        <w:spacing w:line="480" w:lineRule="auto"/>
      </w:pPr>
      <w:r>
        <w:rPr>
          <w:b/>
          <w:bCs/>
        </w:rPr>
        <w:t>Lay summary</w:t>
      </w:r>
    </w:p>
    <w:p w14:paraId="34966BF8" w14:textId="008D89AD" w:rsidR="000337E6" w:rsidRDefault="005421C6" w:rsidP="004521D1">
      <w:pPr>
        <w:pStyle w:val="p1"/>
        <w:numPr>
          <w:ilvl w:val="0"/>
          <w:numId w:val="10"/>
        </w:numPr>
        <w:spacing w:line="480" w:lineRule="auto"/>
      </w:pPr>
      <w:r>
        <w:t>Urban green spaces can help wildlife survive in cities, but little is known about how birds use the</w:t>
      </w:r>
      <w:r w:rsidR="32431855">
        <w:t>se spaces</w:t>
      </w:r>
      <w:r>
        <w:t xml:space="preserve"> during the winter months in northern climates.</w:t>
      </w:r>
    </w:p>
    <w:p w14:paraId="04A951BE" w14:textId="387A42BB" w:rsidR="00246416" w:rsidRDefault="005421C6" w:rsidP="004521D1">
      <w:pPr>
        <w:pStyle w:val="p1"/>
        <w:numPr>
          <w:ilvl w:val="0"/>
          <w:numId w:val="10"/>
        </w:numPr>
        <w:spacing w:line="480" w:lineRule="auto"/>
      </w:pPr>
      <w:r>
        <w:t>We tracked Northern Cardinals in Montreal, Canada, using small radio transmitters to follow where they move during winter.</w:t>
      </w:r>
    </w:p>
    <w:p w14:paraId="75E564FB" w14:textId="6BD08E7C" w:rsidR="00DC4994" w:rsidRDefault="00B667E3" w:rsidP="004521D1">
      <w:pPr>
        <w:pStyle w:val="p1"/>
        <w:numPr>
          <w:ilvl w:val="0"/>
          <w:numId w:val="10"/>
        </w:numPr>
        <w:spacing w:line="480" w:lineRule="auto"/>
      </w:pPr>
      <w:r>
        <w:t>By tracking these birds, we quantified how much space they used and what kinds of places they favoured in areas ranging from greener neighbourhoods to dens</w:t>
      </w:r>
      <w:r w:rsidR="00967B63">
        <w:t>e</w:t>
      </w:r>
      <w:r w:rsidR="35083692">
        <w:t>r</w:t>
      </w:r>
      <w:r w:rsidR="00967B63">
        <w:t xml:space="preserve"> parts of the city.</w:t>
      </w:r>
    </w:p>
    <w:p w14:paraId="119E2A7A" w14:textId="1DF31C8B" w:rsidR="00275BBD" w:rsidRPr="00967B63" w:rsidRDefault="00245CC9" w:rsidP="004521D1">
      <w:pPr>
        <w:pStyle w:val="p1"/>
        <w:numPr>
          <w:ilvl w:val="0"/>
          <w:numId w:val="10"/>
        </w:numPr>
        <w:spacing w:line="480" w:lineRule="auto"/>
      </w:pPr>
      <w:r>
        <w:t>Cardinals</w:t>
      </w:r>
      <w:r w:rsidR="00967B63">
        <w:t xml:space="preserve"> spending the winter in the most built-up areas used larger</w:t>
      </w:r>
      <w:r w:rsidR="00725960">
        <w:t xml:space="preserve"> territories and relied on resources found close by, such as vegetation features and human</w:t>
      </w:r>
      <w:r w:rsidR="14F95230">
        <w:t>-</w:t>
      </w:r>
      <w:r w:rsidR="00725960">
        <w:t>provided food sources like bird feeders.</w:t>
      </w:r>
    </w:p>
    <w:p w14:paraId="595C8917" w14:textId="4156961B" w:rsidR="000B36D9" w:rsidRPr="00725960" w:rsidRDefault="00725960" w:rsidP="004521D1">
      <w:pPr>
        <w:pStyle w:val="p1"/>
        <w:numPr>
          <w:ilvl w:val="0"/>
          <w:numId w:val="10"/>
        </w:numPr>
        <w:spacing w:line="480" w:lineRule="auto"/>
      </w:pPr>
      <w:r>
        <w:t xml:space="preserve">Overall, </w:t>
      </w:r>
      <w:r w:rsidR="00245CC9">
        <w:t>cardinals</w:t>
      </w:r>
      <w:r w:rsidRPr="6CD637A7">
        <w:rPr>
          <w:i/>
          <w:iCs/>
        </w:rPr>
        <w:t xml:space="preserve"> </w:t>
      </w:r>
      <w:r>
        <w:t xml:space="preserve">showed a strong ability to adjust to city life, suggesting that well-designed urban green spaces can support urban-adapted birds </w:t>
      </w:r>
      <w:r w:rsidR="00713929">
        <w:t>year-round.</w:t>
      </w:r>
    </w:p>
    <w:p w14:paraId="3427141D"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3" w:name="_Toc205543115"/>
      <w:bookmarkStart w:id="4" w:name="_Toc205883872"/>
      <w:r w:rsidRPr="00FF4663">
        <w:rPr>
          <w:rFonts w:ascii="Times New Roman" w:hAnsi="Times New Roman" w:cs="Times New Roman"/>
          <w:b/>
          <w:bCs/>
          <w:color w:val="000000" w:themeColor="text1"/>
          <w:sz w:val="24"/>
          <w:szCs w:val="24"/>
          <w:lang w:val="en-CA"/>
        </w:rPr>
        <w:t>Introduction</w:t>
      </w:r>
      <w:bookmarkEnd w:id="3"/>
      <w:bookmarkEnd w:id="4"/>
    </w:p>
    <w:p w14:paraId="10DC63CA" w14:textId="0F247F2A" w:rsidR="00E07970"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Urbanization is accelerating worldwide </w:t>
      </w:r>
      <w:r w:rsidRPr="057BF427">
        <w:rPr>
          <w:rFonts w:ascii="Times New Roman" w:hAnsi="Times New Roman" w:cs="Times New Roman"/>
          <w:color w:val="000000" w:themeColor="text1"/>
        </w:rPr>
        <w:fldChar w:fldCharType="begin"/>
      </w:r>
      <w:r w:rsidR="00002A2D">
        <w:rPr>
          <w:rFonts w:ascii="Times New Roman" w:hAnsi="Times New Roman" w:cs="Times New Roman"/>
          <w:color w:val="000000" w:themeColor="text1"/>
          <w:lang w:val="en-CA"/>
        </w:rPr>
        <w:instrText xml:space="preserve"> ADDIN ZOTERO_ITEM CSL_CITATION {"citationID":"uUNf0YAa","properties":{"formattedCitation":"(Wang et al. 2012; Elmqvist et al. 2013; Simkin et al. 2022)","plainCitation":"(Wang et al. 2012; Elmqvist et al. 2013; Simkin et al. 2022)","noteIndex":0},"citationItems":[{"id":"shdvRg8h/IhgkWSvr","uris":["http://zotero.org/users/16770306/items/63HH2VLG"],"itemData":{"id":78,"type":"book","ISBN":"3-319-16104-0","publisher":"Springer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C."}],"issued":{"date-parts":[["2013"]]}}},{"id":"shdvRg8h/ijTWh0cT","uris":["http://zotero.org/users/16770306/items/Y5W4YPFT"],"itemData":{"id":178,"type":"article-journal","abstract":"Understanding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I."},{"family":"Jetz","given":"Walter"}],"issued":{"date-parts":[["2022"]]}}},{"id":"shdvRg8h/ebHqiQoX","uris":["http://zotero.org/users/16770306/items/SWXQGFGR"],"itemData":{"id":77,"type":"article-journal","container-title":"Landscape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(Wang et al. 2012; Elmqvist et al. 2013; Simkin et al. 2022)</w:t>
      </w:r>
      <w:r w:rsidRPr="057BF427">
        <w:rPr>
          <w:rFonts w:ascii="Times New Roman" w:hAnsi="Times New Roman" w:cs="Times New Roman"/>
          <w:color w:val="000000" w:themeColor="text1"/>
        </w:rPr>
        <w:fldChar w:fldCharType="end"/>
      </w:r>
      <w:r w:rsidR="77C8E758" w:rsidRPr="057BF427">
        <w:rPr>
          <w:rFonts w:ascii="Times New Roman" w:hAnsi="Times New Roman" w:cs="Times New Roman"/>
          <w:color w:val="000000" w:themeColor="text1"/>
          <w:lang w:val="en-CA"/>
        </w:rPr>
        <w:t xml:space="preserve">, altering </w:t>
      </w:r>
      <w:r w:rsidR="77C8E758" w:rsidRPr="6723BA6D">
        <w:rPr>
          <w:rFonts w:ascii="Times New Roman" w:hAnsi="Times New Roman" w:cs="Times New Roman"/>
          <w:color w:val="000000" w:themeColor="text1"/>
          <w:lang w:val="en-CA"/>
        </w:rPr>
        <w:t>landscapes and bringing novel challenges to wildlife including habitat fragmentation, habitat loss</w:t>
      </w:r>
      <w:r w:rsidR="62D2A4D2" w:rsidRPr="6723BA6D">
        <w:rPr>
          <w:rFonts w:ascii="Times New Roman" w:hAnsi="Times New Roman" w:cs="Times New Roman"/>
          <w:color w:val="000000" w:themeColor="text1"/>
          <w:lang w:val="en-CA"/>
        </w:rPr>
        <w:t>,</w:t>
      </w:r>
      <w:r w:rsidR="77C8E758" w:rsidRPr="057BF427">
        <w:rPr>
          <w:rFonts w:ascii="Times New Roman" w:hAnsi="Times New Roman" w:cs="Times New Roman"/>
          <w:color w:val="000000" w:themeColor="text1"/>
          <w:lang w:val="en-CA"/>
        </w:rPr>
        <w:t xml:space="preserve"> and chronic pollution </w:t>
      </w:r>
      <w:r w:rsidRPr="057BF427">
        <w:rPr>
          <w:rFonts w:ascii="Times New Roman" w:hAnsi="Times New Roman" w:cs="Times New Roman"/>
          <w:color w:val="000000" w:themeColor="text1"/>
          <w:lang w:val="en-CA"/>
        </w:rPr>
        <w:fldChar w:fldCharType="begin"/>
      </w:r>
      <w:r w:rsidR="00002A2D">
        <w:rPr>
          <w:rFonts w:ascii="Times New Roman" w:hAnsi="Times New Roman" w:cs="Times New Roman"/>
          <w:color w:val="000000" w:themeColor="text1"/>
          <w:lang w:val="en-CA"/>
        </w:rPr>
        <w:instrText xml:space="preserve"> ADDIN ZOTERO_ITEM CSL_CITATION {"citationID":"mBEwpBe1","properties":{"formattedCitation":"(Lowry et al. 2013; Seress and Liker 2015; Murray et al. 2019; Vaz et al. 2023)","plainCitation":"(Lowry et al. 2013; Seress and Liker 2015; Murray et al. 2019;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E"}],"issued":{"date-parts":[["2019",12]]}}},{"id":"shdvRg8h/H5IbItCS","uris":["http://zotero.org/users/16770306/items/38GH6Z5Y"],"itemData":{"id":"mxBzkJG8/kBft6dp8","type":"article-journal","container-title":"Acta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color w:val="000000" w:themeColor="text1"/>
          <w:lang w:val="en-CA"/>
        </w:rPr>
        <w:t>(Lowry et al. 2013; Seress and Liker 2015; Murray et al. 2019; Vaz et al. 2023)</w:t>
      </w:r>
      <w:r w:rsidRPr="057BF427">
        <w:rPr>
          <w:rFonts w:ascii="Times New Roman" w:hAnsi="Times New Roman" w:cs="Times New Roman"/>
          <w:color w:val="000000" w:themeColor="text1"/>
          <w:lang w:val="en-CA"/>
        </w:rPr>
        <w:fldChar w:fldCharType="end"/>
      </w:r>
      <w:r w:rsidR="77C8E758" w:rsidRPr="057BF427">
        <w:rPr>
          <w:rFonts w:ascii="Times New Roman" w:hAnsi="Times New Roman" w:cs="Times New Roman"/>
          <w:color w:val="000000" w:themeColor="text1"/>
          <w:lang w:val="en-CA"/>
        </w:rPr>
        <w:t xml:space="preserve">. Future global urban expansion could lead to an </w:t>
      </w:r>
      <w:r w:rsidR="77C8E758" w:rsidRPr="6723BA6D">
        <w:rPr>
          <w:rFonts w:ascii="Times New Roman" w:hAnsi="Times New Roman" w:cs="Times New Roman"/>
          <w:color w:val="000000" w:themeColor="text1"/>
          <w:lang w:val="en-CA"/>
        </w:rPr>
        <w:t xml:space="preserve">additional 11-33 million hectares of habitat loss by 2100, with a disproportionately large increase in habitat fragmentation </w:t>
      </w:r>
      <w:r w:rsidRPr="057BF427">
        <w:rPr>
          <w:rFonts w:ascii="Times New Roman" w:hAnsi="Times New Roman" w:cs="Times New Roman"/>
          <w:color w:val="000000" w:themeColor="text1"/>
        </w:rPr>
        <w:fldChar w:fldCharType="begin"/>
      </w:r>
      <w:r w:rsidR="00002A2D">
        <w:rPr>
          <w:rFonts w:ascii="Times New Roman" w:hAnsi="Times New Roman" w:cs="Times New Roman"/>
          <w:color w:val="000000" w:themeColor="text1"/>
          <w:lang w:val="en-CA"/>
        </w:rPr>
        <w:instrText xml:space="preserve"> ADDIN ZOTERO_ITEM CSL_CITATION {"citationID":"Y3uzCtSH","properties":{"formattedCitation":"(Li et al. 2022)","plainCitation":"(Li et al. 2022)","noteIndex":0},"citationItems":[{"id":"shdvRg8h/ffqwS9IW","uris":["http://zotero.org/users/16770306/items/F5CQ2Q3X"],"itemData":{"id":170,"type":"article-journal","abstract":"Rapid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(Li et al. 2022)</w:t>
      </w:r>
      <w:r w:rsidRPr="057BF427">
        <w:rPr>
          <w:rFonts w:ascii="Times New Roman" w:hAnsi="Times New Roman" w:cs="Times New Roman"/>
          <w:color w:val="000000" w:themeColor="text1"/>
        </w:rPr>
        <w:fldChar w:fldCharType="end"/>
      </w:r>
      <w:r w:rsidR="77C8E758" w:rsidRPr="057BF427">
        <w:rPr>
          <w:rFonts w:ascii="Times New Roman" w:hAnsi="Times New Roman" w:cs="Times New Roman"/>
          <w:color w:val="000000" w:themeColor="text1"/>
          <w:lang w:val="en-CA"/>
        </w:rPr>
        <w:t>.</w:t>
      </w:r>
    </w:p>
    <w:p w14:paraId="5A3B66CA" w14:textId="423E4471" w:rsidR="007D6FF3" w:rsidRPr="004C757A" w:rsidRDefault="00C37591">
      <w:pPr>
        <w:tabs>
          <w:tab w:val="left" w:pos="20"/>
          <w:tab w:val="left" w:pos="392"/>
        </w:tabs>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lastRenderedPageBreak/>
        <w:t>This habitat loss and fragmentation can in turn reshape wildlife spatial ecology, including patterns of home range size and movement</w:t>
      </w:r>
      <w:r w:rsidR="77C8E758" w:rsidRPr="057BF427">
        <w:rPr>
          <w:rFonts w:ascii="Times New Roman" w:hAnsi="Times New Roman" w:cs="Times New Roman"/>
          <w:color w:val="000000" w:themeColor="text1"/>
          <w:lang w:val="en-CA"/>
        </w:rPr>
        <w:t xml:space="preserve">. A meta-analysis showed </w:t>
      </w:r>
      <w:r w:rsidR="42D600F0" w:rsidRPr="410C3214">
        <w:rPr>
          <w:rFonts w:ascii="Times New Roman" w:hAnsi="Times New Roman" w:cs="Times New Roman"/>
          <w:color w:val="000000" w:themeColor="text1"/>
          <w:lang w:val="en-CA"/>
        </w:rPr>
        <w:t>both birds and mammals</w:t>
      </w:r>
      <w:r w:rsidR="77C8E758" w:rsidRPr="057BF427">
        <w:rPr>
          <w:rFonts w:ascii="Times New Roman" w:hAnsi="Times New Roman" w:cs="Times New Roman"/>
          <w:color w:val="000000" w:themeColor="text1"/>
          <w:lang w:val="en-CA"/>
        </w:rPr>
        <w:t xml:space="preserve"> had smaller home ranges in urban areas and that urbanization restricts spatial movements for most animals </w:t>
      </w:r>
      <w:r w:rsidR="007D6FF3" w:rsidRPr="057BF427">
        <w:rPr>
          <w:rFonts w:ascii="Times New Roman" w:hAnsi="Times New Roman" w:cs="Times New Roman"/>
          <w:color w:val="000000" w:themeColor="text1"/>
          <w:lang w:val="en-CA"/>
        </w:rPr>
        <w:fldChar w:fldCharType="begin"/>
      </w:r>
      <w:r w:rsidR="0022583A" w:rsidRPr="057BF427">
        <w:rPr>
          <w:rFonts w:ascii="Times New Roman" w:hAnsi="Times New Roman" w:cs="Times New Roman"/>
          <w:color w:val="000000" w:themeColor="text1"/>
          <w:lang w:val="en-CA"/>
        </w:rPr>
        <w:instrText xml:space="preserve"> ADDIN ZOTERO_ITEM CSL_CITATION {"citationID":"Iut0xqL8","properties":{"formattedCitation":"(O\\uc0\\u8217{}Donnell and delBarco-Trillo 2020)","plainCitation":"(O’Donnell and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007D6FF3"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lang w:val="en-US"/>
        </w:rPr>
        <w:t>(O’Donnell and delBarco-Trillo 2020)</w:t>
      </w:r>
      <w:r w:rsidR="007D6FF3" w:rsidRPr="057BF427">
        <w:rPr>
          <w:rFonts w:ascii="Times New Roman" w:hAnsi="Times New Roman" w:cs="Times New Roman"/>
          <w:color w:val="000000" w:themeColor="text1"/>
          <w:lang w:val="en-CA"/>
        </w:rPr>
        <w:fldChar w:fldCharType="end"/>
      </w:r>
      <w:r w:rsidR="77C8E758" w:rsidRPr="057BF427">
        <w:rPr>
          <w:rFonts w:ascii="Times New Roman" w:hAnsi="Times New Roman" w:cs="Times New Roman"/>
          <w:color w:val="000000" w:themeColor="text1"/>
          <w:lang w:val="en-CA"/>
        </w:rPr>
        <w:t>. During the breeding period, the communication distance of</w:t>
      </w:r>
      <w:r w:rsidR="63FF15C4" w:rsidRPr="410C3214">
        <w:rPr>
          <w:rFonts w:ascii="Times New Roman" w:hAnsi="Times New Roman" w:cs="Times New Roman"/>
          <w:color w:val="000000" w:themeColor="text1"/>
          <w:lang w:val="en-CA"/>
        </w:rPr>
        <w:t xml:space="preserve"> </w:t>
      </w:r>
      <w:r w:rsidR="77C8E758" w:rsidRPr="37EA428B">
        <w:rPr>
          <w:rFonts w:ascii="Times New Roman" w:hAnsi="Times New Roman" w:cs="Times New Roman"/>
          <w:i/>
          <w:iCs/>
          <w:color w:val="000000" w:themeColor="text1"/>
          <w:lang w:val="en-CA"/>
        </w:rPr>
        <w:t>Zonotrichia leucophrys</w:t>
      </w:r>
      <w:r w:rsidR="007D6FF3" w:rsidRPr="43DADB7B">
        <w:rPr>
          <w:rFonts w:ascii="Times New Roman" w:hAnsi="Times New Roman" w:cs="Times New Roman"/>
          <w:color w:val="000000" w:themeColor="text1"/>
          <w:lang w:val="en-CA"/>
        </w:rPr>
        <w:t xml:space="preserve"> (White-crowned Sparrows</w:t>
      </w:r>
      <w:r w:rsidR="3F28F371" w:rsidRPr="057BF427">
        <w:rPr>
          <w:rFonts w:ascii="Times New Roman" w:hAnsi="Times New Roman" w:cs="Times New Roman"/>
          <w:color w:val="000000" w:themeColor="text1"/>
          <w:lang w:val="en-CA"/>
        </w:rPr>
        <w:t xml:space="preserve">) </w:t>
      </w:r>
      <w:r w:rsidR="77C8E758" w:rsidRPr="057BF427">
        <w:rPr>
          <w:rFonts w:ascii="Times New Roman" w:hAnsi="Times New Roman" w:cs="Times New Roman"/>
          <w:color w:val="000000" w:themeColor="text1"/>
          <w:lang w:val="en-CA"/>
        </w:rPr>
        <w:t xml:space="preserve">in the San-Francisco Bay was highly predictive of its territory size, highlighting that in the urban landscape, noise pollution may drive songbirds into smaller home ranges in the breeding season </w:t>
      </w:r>
      <w:r w:rsidR="007D6FF3" w:rsidRPr="057BF427">
        <w:rPr>
          <w:rFonts w:ascii="Times New Roman" w:hAnsi="Times New Roman" w:cs="Times New Roman"/>
          <w:color w:val="000000" w:themeColor="text1"/>
          <w:lang w:val="en-CA"/>
        </w:rPr>
        <w:fldChar w:fldCharType="begin"/>
      </w:r>
      <w:r w:rsidR="0022583A" w:rsidRPr="057BF427">
        <w:rPr>
          <w:rFonts w:ascii="Times New Roman" w:hAnsi="Times New Roman" w:cs="Times New Roman"/>
          <w:color w:val="000000" w:themeColor="text1"/>
          <w:lang w:val="en-CA"/>
        </w:rPr>
        <w:instrText xml:space="preserve"> ADDIN ZOTERO_ITEM CSL_CITATION {"citationID":"xYzYPNde","properties":{"formattedCitation":"(Simberloff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007D6FF3"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color w:val="000000" w:themeColor="text1"/>
          <w:lang w:val="en-CA"/>
        </w:rPr>
        <w:t>(Simberloff et al. 2023)</w:t>
      </w:r>
      <w:r w:rsidR="007D6FF3" w:rsidRPr="057BF427">
        <w:rPr>
          <w:rFonts w:ascii="Times New Roman" w:hAnsi="Times New Roman" w:cs="Times New Roman"/>
          <w:color w:val="000000" w:themeColor="text1"/>
          <w:lang w:val="en-CA"/>
        </w:rPr>
        <w:fldChar w:fldCharType="end"/>
      </w:r>
      <w:r w:rsidR="77C8E758" w:rsidRPr="057BF427">
        <w:rPr>
          <w:rFonts w:ascii="Times New Roman" w:hAnsi="Times New Roman" w:cs="Times New Roman"/>
          <w:color w:val="000000" w:themeColor="text1"/>
          <w:lang w:val="en-CA"/>
        </w:rPr>
        <w:t xml:space="preserve">. </w:t>
      </w:r>
      <w:r w:rsidR="007D6FF3" w:rsidRPr="057BF427">
        <w:rPr>
          <w:rFonts w:ascii="Times New Roman" w:hAnsi="Times New Roman" w:cs="Times New Roman"/>
          <w:color w:val="000000" w:themeColor="text1"/>
          <w:lang w:val="en-CA"/>
        </w:rPr>
        <w:fldChar w:fldCharType="begin"/>
      </w:r>
      <w:r w:rsidR="000221F6">
        <w:rPr>
          <w:rFonts w:ascii="Times New Roman" w:hAnsi="Times New Roman" w:cs="Times New Roman"/>
          <w:color w:val="000000" w:themeColor="text1"/>
          <w:lang w:val="en-CA"/>
        </w:rPr>
        <w:instrText xml:space="preserve"> ADDIN ZOTERO_ITEM CSL_CITATION {"citationID":"EVoCeu9v","properties":{"formattedCitation":"(Hahs et al. 2023)","plainCitation":"(Hahs et al. 2023)","dontUpdate":true,"noteIndex":0},"citationItems":[{"id":1051,"uris":["http://zotero.org/users/16770306/items/SSYEJRL7"],"itemData":{"id":1051,"type":"article-journal","abstract":"Cities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Author(s)","page":"4751","publisher":"Nature Publishing Group","source":"www.nature.com","title":"Urbanisation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instrText>
      </w:r>
      <w:r w:rsidR="007D6FF3" w:rsidRPr="057BF427">
        <w:rPr>
          <w:rFonts w:ascii="Times New Roman" w:hAnsi="Times New Roman" w:cs="Times New Roman"/>
          <w:color w:val="000000" w:themeColor="text1"/>
          <w:lang w:val="en-CA"/>
        </w:rPr>
        <w:fldChar w:fldCharType="separate"/>
      </w:r>
      <w:r w:rsidR="007D6FF3" w:rsidRPr="057BF427">
        <w:rPr>
          <w:rFonts w:ascii="Times New Roman" w:hAnsi="Times New Roman" w:cs="Times New Roman"/>
          <w:color w:val="000000" w:themeColor="text1"/>
          <w:lang w:val="en-CA"/>
        </w:rPr>
        <w:fldChar w:fldCharType="end"/>
      </w:r>
      <w:r w:rsidR="45E23730" w:rsidRPr="37EA428B">
        <w:rPr>
          <w:rFonts w:ascii="Times New Roman" w:hAnsi="Times New Roman" w:cs="Times New Roman"/>
          <w:color w:val="000000" w:themeColor="text1"/>
          <w:lang w:val="en-CA"/>
        </w:rPr>
        <w:t>Nonetheless, most research on urban birds occurs in the breeding season, and there is far less in winter, and those studies that do exist contrast with breeding season stud</w:t>
      </w:r>
      <w:r w:rsidR="07536985" w:rsidRPr="37EA428B">
        <w:rPr>
          <w:rFonts w:ascii="Times New Roman" w:hAnsi="Times New Roman" w:cs="Times New Roman"/>
          <w:color w:val="000000" w:themeColor="text1"/>
          <w:lang w:val="en-CA"/>
        </w:rPr>
        <w:t>ies</w:t>
      </w:r>
      <w:r w:rsidR="37B132D6" w:rsidRPr="057BF427">
        <w:rPr>
          <w:rFonts w:ascii="Times New Roman" w:hAnsi="Times New Roman" w:cs="Times New Roman"/>
          <w:color w:val="000000" w:themeColor="text1"/>
          <w:lang w:val="en-CA"/>
        </w:rPr>
        <w:t>.</w:t>
      </w:r>
      <w:r w:rsidR="77C8E758" w:rsidRPr="057BF427">
        <w:rPr>
          <w:rFonts w:ascii="Times New Roman" w:hAnsi="Times New Roman" w:cs="Times New Roman"/>
          <w:color w:val="000000" w:themeColor="text1"/>
          <w:lang w:val="en-CA"/>
        </w:rPr>
        <w:t xml:space="preserve"> </w:t>
      </w:r>
      <w:r w:rsidR="0004567D">
        <w:rPr>
          <w:rFonts w:ascii="Times New Roman" w:hAnsi="Times New Roman" w:cs="Times New Roman"/>
          <w:color w:val="000000" w:themeColor="text1"/>
          <w:lang w:val="en-CA"/>
        </w:rPr>
        <w:t xml:space="preserve">This knowledge gap is important </w:t>
      </w:r>
      <w:r w:rsidR="00F511BD">
        <w:rPr>
          <w:rFonts w:ascii="Times New Roman" w:hAnsi="Times New Roman" w:cs="Times New Roman"/>
          <w:color w:val="000000" w:themeColor="text1"/>
          <w:lang w:val="en-CA"/>
        </w:rPr>
        <w:t xml:space="preserve">because birds often exhibit different behaviours </w:t>
      </w:r>
      <w:r w:rsidR="002D74A7">
        <w:rPr>
          <w:rFonts w:ascii="Times New Roman" w:hAnsi="Times New Roman" w:cs="Times New Roman"/>
          <w:color w:val="000000" w:themeColor="text1"/>
          <w:lang w:val="en-CA"/>
        </w:rPr>
        <w:t xml:space="preserve">outside of the breeding season. For example, </w:t>
      </w:r>
      <w:r w:rsidR="002D74A7">
        <w:rPr>
          <w:rFonts w:ascii="Times New Roman" w:hAnsi="Times New Roman" w:cs="Times New Roman"/>
          <w:i/>
          <w:iCs/>
          <w:color w:val="000000" w:themeColor="text1"/>
          <w:lang w:val="en-CA"/>
        </w:rPr>
        <w:t xml:space="preserve">Cardinalis </w:t>
      </w:r>
      <w:proofErr w:type="spellStart"/>
      <w:r w:rsidR="002D74A7">
        <w:rPr>
          <w:rFonts w:ascii="Times New Roman" w:hAnsi="Times New Roman" w:cs="Times New Roman"/>
          <w:i/>
          <w:iCs/>
          <w:color w:val="000000" w:themeColor="text1"/>
          <w:lang w:val="en-CA"/>
        </w:rPr>
        <w:t>cardinalis</w:t>
      </w:r>
      <w:proofErr w:type="spellEnd"/>
      <w:r w:rsidR="002D74A7">
        <w:rPr>
          <w:rFonts w:ascii="Times New Roman" w:hAnsi="Times New Roman" w:cs="Times New Roman"/>
          <w:color w:val="000000" w:themeColor="text1"/>
          <w:lang w:val="en-CA"/>
        </w:rPr>
        <w:t xml:space="preserve"> (Northern Cardinal</w:t>
      </w:r>
      <w:r w:rsidR="00466CA7">
        <w:rPr>
          <w:rFonts w:ascii="Times New Roman" w:hAnsi="Times New Roman" w:cs="Times New Roman"/>
          <w:color w:val="000000" w:themeColor="text1"/>
          <w:lang w:val="en-CA"/>
        </w:rPr>
        <w:t>s) form winter flocks</w:t>
      </w:r>
      <w:r w:rsidR="00740478">
        <w:rPr>
          <w:rFonts w:ascii="Times New Roman" w:hAnsi="Times New Roman" w:cs="Times New Roman"/>
          <w:color w:val="000000" w:themeColor="text1"/>
          <w:lang w:val="en-CA"/>
        </w:rPr>
        <w:t xml:space="preserve"> (while </w:t>
      </w:r>
      <w:r w:rsidR="00377CF6">
        <w:rPr>
          <w:rFonts w:ascii="Times New Roman" w:hAnsi="Times New Roman" w:cs="Times New Roman"/>
          <w:color w:val="000000" w:themeColor="text1"/>
          <w:lang w:val="en-CA"/>
        </w:rPr>
        <w:t>vigorously</w:t>
      </w:r>
      <w:r w:rsidR="00740478">
        <w:rPr>
          <w:rFonts w:ascii="Times New Roman" w:hAnsi="Times New Roman" w:cs="Times New Roman"/>
          <w:color w:val="000000" w:themeColor="text1"/>
          <w:lang w:val="en-CA"/>
        </w:rPr>
        <w:t xml:space="preserve"> defending their territories against conspecifics during the breeding season)</w:t>
      </w:r>
      <w:r w:rsidR="00466CA7">
        <w:rPr>
          <w:rFonts w:ascii="Times New Roman" w:hAnsi="Times New Roman" w:cs="Times New Roman"/>
          <w:color w:val="000000" w:themeColor="text1"/>
          <w:lang w:val="en-CA"/>
        </w:rPr>
        <w:t xml:space="preserve"> and alter their patterns of space use</w:t>
      </w:r>
      <w:r w:rsidR="00B71B5A">
        <w:rPr>
          <w:rFonts w:ascii="Times New Roman" w:hAnsi="Times New Roman" w:cs="Times New Roman"/>
          <w:color w:val="000000" w:themeColor="text1"/>
          <w:lang w:val="en-CA"/>
        </w:rPr>
        <w:t xml:space="preserve"> during the non-breeding season in Kentucky </w:t>
      </w:r>
      <w:r w:rsidR="00B71B5A">
        <w:rPr>
          <w:rFonts w:ascii="Times New Roman" w:hAnsi="Times New Roman" w:cs="Times New Roman"/>
          <w:color w:val="000000" w:themeColor="text1"/>
          <w:lang w:val="en-CA"/>
        </w:rPr>
        <w:fldChar w:fldCharType="begin"/>
      </w:r>
      <w:r w:rsidR="00A0630C">
        <w:rPr>
          <w:rFonts w:ascii="Times New Roman" w:hAnsi="Times New Roman" w:cs="Times New Roman"/>
          <w:color w:val="000000" w:themeColor="text1"/>
          <w:lang w:val="en-CA"/>
        </w:rPr>
        <w:instrText xml:space="preserve"> ADDIN ZOTERO_ITEM CSL_CITATION {"citationID":"kTRJoUzd","properties":{"unsorted":false,"formattedCitation":"(Ritchison and Omer 1990)","plainCitation":"(Ritchison and Omer 1990)","noteIndex":0},"citationItems":[{"id":1285,"uris":["http://zotero.org/users/16770306/items/J55RPFNE"],"itemData":{"id":1285,"type":"article-journal","container-title":"Trans. Ky. Acad. Sci","issue":"3-4","page":"145-153","title":"Winter Behavior of Northern Cardinals","volume":"51","author":[{"family":"Ritchison","given":"Gary"},{"family":"Omer","given":"M. Kather"}],"issued":{"date-parts":[["1990"]]}}}],"schema":"https://github.com/citation-style-language/schema/raw/master/csl-citation.json"} </w:instrText>
      </w:r>
      <w:r w:rsidR="00B71B5A">
        <w:rPr>
          <w:rFonts w:ascii="Times New Roman" w:hAnsi="Times New Roman" w:cs="Times New Roman"/>
          <w:color w:val="000000" w:themeColor="text1"/>
          <w:lang w:val="en-CA"/>
        </w:rPr>
        <w:fldChar w:fldCharType="separate"/>
      </w:r>
      <w:r w:rsidR="00A0630C">
        <w:rPr>
          <w:rFonts w:ascii="Times New Roman" w:hAnsi="Times New Roman" w:cs="Times New Roman"/>
          <w:noProof/>
          <w:color w:val="000000" w:themeColor="text1"/>
          <w:lang w:val="en-CA"/>
        </w:rPr>
        <w:t>(Ritchison and Omer 1990)</w:t>
      </w:r>
      <w:r w:rsidR="00B71B5A">
        <w:rPr>
          <w:rFonts w:ascii="Times New Roman" w:hAnsi="Times New Roman" w:cs="Times New Roman"/>
          <w:color w:val="000000" w:themeColor="text1"/>
          <w:lang w:val="en-CA"/>
        </w:rPr>
        <w:fldChar w:fldCharType="end"/>
      </w:r>
      <w:r w:rsidR="00A0630C">
        <w:rPr>
          <w:rFonts w:ascii="Times New Roman" w:hAnsi="Times New Roman" w:cs="Times New Roman"/>
          <w:color w:val="000000" w:themeColor="text1"/>
          <w:lang w:val="en-CA"/>
        </w:rPr>
        <w:t>.</w:t>
      </w:r>
      <w:r w:rsidR="00C872D0">
        <w:rPr>
          <w:rFonts w:ascii="Times New Roman" w:hAnsi="Times New Roman" w:cs="Times New Roman"/>
          <w:color w:val="000000" w:themeColor="text1"/>
          <w:lang w:val="en-CA"/>
        </w:rPr>
        <w:t xml:space="preserve"> Consequently, factors influencing habitat use during winter may differ substantially from those operating during the breeding season.</w:t>
      </w:r>
    </w:p>
    <w:p w14:paraId="1DB295D6" w14:textId="24E61953" w:rsidR="009D6354" w:rsidRDefault="005C2C98" w:rsidP="003933B5">
      <w:pPr>
        <w:tabs>
          <w:tab w:val="left" w:pos="20"/>
          <w:tab w:val="left" w:pos="392"/>
        </w:tabs>
        <w:spacing w:line="480" w:lineRule="auto"/>
        <w:rPr>
          <w:rFonts w:ascii="Times New Roman" w:hAnsi="Times New Roman" w:cs="Times New Roman"/>
          <w:color w:val="000000"/>
          <w:lang w:val="en-CA"/>
        </w:rPr>
      </w:pPr>
      <w:r>
        <w:rPr>
          <w:rFonts w:ascii="Times New Roman" w:hAnsi="Times New Roman" w:cs="Times New Roman"/>
          <w:color w:val="000000"/>
          <w:lang w:val="en-CA"/>
        </w:rPr>
        <w:t>Birds respond to these urban pressures through behavioural adjustments, reflecting both challenges and opportunities</w:t>
      </w:r>
      <w:r w:rsidR="00D105A8">
        <w:rPr>
          <w:rFonts w:ascii="Times New Roman" w:hAnsi="Times New Roman" w:cs="Times New Roman"/>
          <w:color w:val="000000"/>
          <w:lang w:val="en-CA"/>
        </w:rPr>
        <w:t xml:space="preserve">, including increased predation pressure, heightened disturbances, novel anthropogenic resources and human-made structures. </w:t>
      </w:r>
      <w:r w:rsidR="485A6125">
        <w:rPr>
          <w:rFonts w:ascii="Times New Roman" w:hAnsi="Times New Roman" w:cs="Times New Roman"/>
          <w:color w:val="000000"/>
          <w:lang w:val="en-CA"/>
        </w:rPr>
        <w:t xml:space="preserve">To compensate for </w:t>
      </w:r>
      <w:r w:rsidR="79712BCB">
        <w:rPr>
          <w:rFonts w:ascii="Times New Roman" w:hAnsi="Times New Roman" w:cs="Times New Roman"/>
          <w:color w:val="000000"/>
          <w:lang w:val="en-CA"/>
        </w:rPr>
        <w:t xml:space="preserve">disturbances from </w:t>
      </w:r>
      <w:r w:rsidR="485A6125">
        <w:rPr>
          <w:rFonts w:ascii="Times New Roman" w:hAnsi="Times New Roman" w:cs="Times New Roman"/>
          <w:color w:val="000000"/>
          <w:lang w:val="en-CA"/>
        </w:rPr>
        <w:t>noise, light and human activity</w:t>
      </w:r>
      <w:r w:rsidR="79712BCB">
        <w:rPr>
          <w:rFonts w:ascii="Times New Roman" w:hAnsi="Times New Roman" w:cs="Times New Roman"/>
          <w:color w:val="000000"/>
          <w:lang w:val="en-CA"/>
        </w:rPr>
        <w:t>, some birds may change their nesting behaviour</w:t>
      </w:r>
      <w:r w:rsidR="2D8E2F02">
        <w:rPr>
          <w:rFonts w:ascii="Times New Roman" w:hAnsi="Times New Roman" w:cs="Times New Roman"/>
          <w:color w:val="000000"/>
          <w:lang w:val="en-CA"/>
        </w:rPr>
        <w:t>—for example by nesting higher in the canopy</w:t>
      </w:r>
      <w:r w:rsidR="231EB4F9">
        <w:rPr>
          <w:rFonts w:ascii="Times New Roman" w:hAnsi="Times New Roman" w:cs="Times New Roman"/>
          <w:color w:val="000000"/>
          <w:lang w:val="en-CA"/>
        </w:rPr>
        <w:t xml:space="preserve"> </w:t>
      </w:r>
      <w:r w:rsidR="00032F7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{"citationID":"bU38NHrh","properties":{"formattedCitation":"(e.g., Pica pica (Eurasian Magpie); \\uc0\\u352{}\\uc0\\u225{}lek et al. 2020)","plainCitation":"(e.g., Pica pica (Eurasian Magpie); 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prefix":"e.g., Pica pica (Eurasian Magpie); "}],"schema":"https://github.com/citation-style-language/schema/raw/master/csl-citation.json"} </w:instrText>
      </w:r>
      <w:r w:rsidR="00032F75">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 xml:space="preserve">(e.g., </w:t>
      </w:r>
      <w:r w:rsidR="0022583A" w:rsidRPr="00214648">
        <w:rPr>
          <w:rFonts w:ascii="Times New Roman" w:hAnsi="Times New Roman" w:cs="Times New Roman"/>
          <w:i/>
          <w:iCs/>
          <w:kern w:val="0"/>
          <w:lang w:val="en-US"/>
        </w:rPr>
        <w:t>Pica pica</w:t>
      </w:r>
      <w:r w:rsidR="0022583A" w:rsidRPr="0022583A">
        <w:rPr>
          <w:rFonts w:ascii="Times New Roman" w:hAnsi="Times New Roman" w:cs="Times New Roman"/>
          <w:kern w:val="0"/>
          <w:lang w:val="en-US"/>
        </w:rPr>
        <w:t xml:space="preserve"> (Eurasian Magpie); Šálek et al. 2020)</w:t>
      </w:r>
      <w:r w:rsidR="00032F75">
        <w:rPr>
          <w:rFonts w:ascii="Times New Roman" w:hAnsi="Times New Roman" w:cs="Times New Roman"/>
          <w:color w:val="000000"/>
          <w:lang w:val="en-CA"/>
        </w:rPr>
        <w:fldChar w:fldCharType="end"/>
      </w:r>
      <w:r w:rsidR="143C1BD1">
        <w:rPr>
          <w:rFonts w:ascii="Times New Roman" w:hAnsi="Times New Roman" w:cs="Times New Roman"/>
          <w:color w:val="000000"/>
          <w:lang w:val="en-CA"/>
        </w:rPr>
        <w:t xml:space="preserve"> or using </w:t>
      </w:r>
      <w:r w:rsidR="0FAAC3B6">
        <w:rPr>
          <w:rFonts w:ascii="Times New Roman" w:hAnsi="Times New Roman" w:cs="Times New Roman"/>
          <w:color w:val="000000"/>
          <w:lang w:val="en-CA"/>
        </w:rPr>
        <w:t xml:space="preserve">off-ground </w:t>
      </w:r>
      <w:r w:rsidR="143C1BD1">
        <w:rPr>
          <w:rFonts w:ascii="Times New Roman" w:hAnsi="Times New Roman" w:cs="Times New Roman"/>
          <w:color w:val="000000"/>
          <w:lang w:val="en-CA"/>
        </w:rPr>
        <w:t>artificial surfaces</w:t>
      </w:r>
      <w:r w:rsidR="0FAAC3B6">
        <w:rPr>
          <w:rFonts w:ascii="Times New Roman" w:hAnsi="Times New Roman" w:cs="Times New Roman"/>
          <w:color w:val="000000"/>
          <w:lang w:val="en-CA"/>
        </w:rPr>
        <w:t xml:space="preserve"> increasing fitness</w:t>
      </w:r>
      <w:r w:rsidR="28B24192" w:rsidRPr="6723BA6D">
        <w:rPr>
          <w:rFonts w:ascii="Times New Roman" w:hAnsi="Times New Roman" w:cs="Times New Roman"/>
          <w:noProof/>
          <w:color w:val="000000"/>
          <w:lang w:val="en-CA"/>
        </w:rPr>
        <w:t xml:space="preserve"> </w:t>
      </w:r>
      <w:r w:rsidR="004235A7">
        <w:rPr>
          <w:rFonts w:ascii="Times New Roman" w:hAnsi="Times New Roman" w:cs="Times New Roman"/>
          <w:color w:val="000000" w:themeColor="text1"/>
          <w:lang w:val="en-CA"/>
        </w:rPr>
        <w:fldChar w:fldCharType="begin"/>
      </w:r>
      <w:r w:rsidR="007D6FF3" w:rsidRPr="6723BA6D">
        <w:rPr>
          <w:rFonts w:ascii="Times New Roman" w:hAnsi="Times New Roman" w:cs="Times New Roman"/>
          <w:color w:val="000000" w:themeColor="text1"/>
          <w:lang w:val="en-CA"/>
        </w:rPr>
        <w:instrText xml:space="preserve"> ADDIN ZOTERO_ITEM CSL_CITATION {"citationID":"0nCYR8fo","properties":{"formattedCitation":"(e.g., Junco Hyemalis (Dark-eyed Juncos); Bressler et al., 2020)","plainCitation":"(e.g., Junco Hyemalis (Dark-eyed Juncos); Bressler et al., 2020)","dontUpdate":true,"noteIndex":0},"citationItems":[{"id":1163,"uris":["http://zotero.org/users/16770306/items/THNAC3XX"],"itemData":{"id":1163,"type":"article-journal","abstract":"Phenotypic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J."}],"issued":{"date-parts":[["2020",12,23]]}},"prefix":"e.g., Junco Hyemalis (Dark-eyed Juncos); "}],"schema":"https://github.com/citation-style-language/schema/raw/master/csl-citation.json"} </w:instrText>
      </w:r>
      <w:r w:rsidR="004235A7">
        <w:rPr>
          <w:rFonts w:ascii="Times New Roman" w:hAnsi="Times New Roman" w:cs="Times New Roman"/>
          <w:color w:val="000000" w:themeColor="text1"/>
          <w:lang w:val="en-CA"/>
        </w:rPr>
        <w:fldChar w:fldCharType="separate"/>
      </w:r>
      <w:r w:rsidR="5AA9195C" w:rsidRPr="6723BA6D">
        <w:rPr>
          <w:rFonts w:ascii="Times New Roman" w:hAnsi="Times New Roman" w:cs="Times New Roman"/>
          <w:noProof/>
          <w:color w:val="000000" w:themeColor="text1"/>
          <w:lang w:val="en-CA"/>
        </w:rPr>
        <w:t xml:space="preserve">(e.g., </w:t>
      </w:r>
      <w:r w:rsidR="5AA9195C" w:rsidRPr="6CD637A7">
        <w:rPr>
          <w:rFonts w:ascii="Times New Roman" w:hAnsi="Times New Roman" w:cs="Times New Roman"/>
          <w:i/>
          <w:iCs/>
          <w:noProof/>
          <w:color w:val="000000" w:themeColor="text1"/>
          <w:lang w:val="en-CA"/>
        </w:rPr>
        <w:t xml:space="preserve">Junco </w:t>
      </w:r>
      <w:r w:rsidR="706788BB" w:rsidRPr="00CB743B">
        <w:rPr>
          <w:rFonts w:ascii="Times New Roman" w:hAnsi="Times New Roman" w:cs="Times New Roman"/>
          <w:i/>
          <w:iCs/>
          <w:color w:val="000000" w:themeColor="text1"/>
          <w:lang w:val="en-CA"/>
        </w:rPr>
        <w:t>h</w:t>
      </w:r>
      <w:r w:rsidR="5AA9195C" w:rsidRPr="6CD637A7">
        <w:rPr>
          <w:rFonts w:ascii="Times New Roman" w:hAnsi="Times New Roman" w:cs="Times New Roman"/>
          <w:i/>
          <w:iCs/>
          <w:noProof/>
          <w:color w:val="000000" w:themeColor="text1"/>
          <w:lang w:val="en-CA"/>
        </w:rPr>
        <w:t>yemalis</w:t>
      </w:r>
      <w:r w:rsidR="5AA9195C" w:rsidRPr="6723BA6D">
        <w:rPr>
          <w:rFonts w:ascii="Times New Roman" w:hAnsi="Times New Roman" w:cs="Times New Roman"/>
          <w:noProof/>
          <w:color w:val="000000" w:themeColor="text1"/>
          <w:lang w:val="en-CA"/>
        </w:rPr>
        <w:t xml:space="preserve"> (Dark-eyed Junco); Bressler et al., 2020)</w:t>
      </w:r>
      <w:r w:rsidR="004235A7">
        <w:rPr>
          <w:rFonts w:ascii="Times New Roman" w:hAnsi="Times New Roman" w:cs="Times New Roman"/>
          <w:color w:val="000000"/>
          <w:lang w:val="en-CA"/>
        </w:rPr>
        <w:fldChar w:fldCharType="end"/>
      </w:r>
      <w:r w:rsidR="5F3250F7" w:rsidRPr="6723BA6D">
        <w:rPr>
          <w:rFonts w:ascii="Times New Roman" w:hAnsi="Times New Roman" w:cs="Times New Roman"/>
          <w:color w:val="000000" w:themeColor="text1"/>
          <w:lang w:val="en-CA"/>
        </w:rPr>
        <w:t xml:space="preserve">. Urban habitats can also provide </w:t>
      </w:r>
      <w:r w:rsidR="37FB2CCB" w:rsidRPr="6723BA6D">
        <w:rPr>
          <w:rFonts w:ascii="Times New Roman" w:hAnsi="Times New Roman" w:cs="Times New Roman"/>
          <w:color w:val="000000" w:themeColor="text1"/>
          <w:lang w:val="en-CA"/>
        </w:rPr>
        <w:t xml:space="preserve">foraging </w:t>
      </w:r>
      <w:r w:rsidR="7E165041" w:rsidRPr="6723BA6D">
        <w:rPr>
          <w:rFonts w:ascii="Times New Roman" w:hAnsi="Times New Roman" w:cs="Times New Roman"/>
          <w:color w:val="000000" w:themeColor="text1"/>
          <w:lang w:val="en-CA"/>
        </w:rPr>
        <w:t xml:space="preserve">opportunities which can be exploited by some species like </w:t>
      </w:r>
      <w:r w:rsidR="7E165041" w:rsidRPr="6CD637A7">
        <w:rPr>
          <w:rFonts w:ascii="Times New Roman" w:hAnsi="Times New Roman" w:cs="Times New Roman"/>
          <w:i/>
          <w:iCs/>
          <w:color w:val="000000" w:themeColor="text1"/>
          <w:lang w:val="en-CA"/>
        </w:rPr>
        <w:t>Falco peregrinus</w:t>
      </w:r>
      <w:r w:rsidR="586537C1" w:rsidRPr="6723BA6D">
        <w:rPr>
          <w:rFonts w:ascii="Times New Roman" w:hAnsi="Times New Roman" w:cs="Times New Roman"/>
          <w:color w:val="000000" w:themeColor="text1"/>
          <w:lang w:val="en-CA"/>
        </w:rPr>
        <w:t xml:space="preserve"> (Peregrine Falcon)</w:t>
      </w:r>
      <w:r w:rsidR="32CD4A5E" w:rsidRPr="6723BA6D">
        <w:rPr>
          <w:rFonts w:ascii="Times New Roman" w:hAnsi="Times New Roman" w:cs="Times New Roman"/>
          <w:color w:val="000000" w:themeColor="text1"/>
          <w:lang w:val="en-CA"/>
        </w:rPr>
        <w:t xml:space="preserve">. </w:t>
      </w:r>
      <w:r w:rsidR="32CD4A5E" w:rsidRPr="6CD637A7">
        <w:rPr>
          <w:rFonts w:ascii="Times New Roman" w:hAnsi="Times New Roman" w:cs="Times New Roman"/>
          <w:i/>
          <w:iCs/>
          <w:color w:val="000000" w:themeColor="text1"/>
          <w:lang w:val="en-CA"/>
        </w:rPr>
        <w:t>F. peregrinus</w:t>
      </w:r>
      <w:r w:rsidR="32CD4A5E" w:rsidRPr="6723BA6D">
        <w:rPr>
          <w:rFonts w:ascii="Times New Roman" w:hAnsi="Times New Roman" w:cs="Times New Roman"/>
          <w:color w:val="000000" w:themeColor="text1"/>
          <w:lang w:val="en-CA"/>
        </w:rPr>
        <w:t xml:space="preserve"> was shown to use buildings</w:t>
      </w:r>
      <w:r w:rsidR="7A541B7D" w:rsidRPr="6723BA6D">
        <w:rPr>
          <w:rFonts w:ascii="Times New Roman" w:hAnsi="Times New Roman" w:cs="Times New Roman"/>
          <w:color w:val="000000" w:themeColor="text1"/>
          <w:lang w:val="en-CA"/>
        </w:rPr>
        <w:t xml:space="preserve"> </w:t>
      </w:r>
      <w:r w:rsidR="7A541B7D" w:rsidRPr="6723BA6D">
        <w:rPr>
          <w:rFonts w:ascii="Times New Roman" w:hAnsi="Times New Roman" w:cs="Times New Roman"/>
          <w:color w:val="000000" w:themeColor="text1"/>
          <w:lang w:val="en-CA"/>
        </w:rPr>
        <w:lastRenderedPageBreak/>
        <w:t xml:space="preserve">as perches and nesting sites, capitalizing on disoriented migratory birds </w:t>
      </w:r>
      <w:r w:rsidR="48EFEE9E" w:rsidRPr="6723BA6D">
        <w:rPr>
          <w:rFonts w:ascii="Times New Roman" w:hAnsi="Times New Roman" w:cs="Times New Roman"/>
          <w:color w:val="000000" w:themeColor="text1"/>
          <w:lang w:val="en-CA"/>
        </w:rPr>
        <w:t xml:space="preserve">wandering </w:t>
      </w:r>
      <w:r w:rsidR="7A541B7D" w:rsidRPr="6723BA6D">
        <w:rPr>
          <w:rFonts w:ascii="Times New Roman" w:hAnsi="Times New Roman" w:cs="Times New Roman"/>
          <w:color w:val="000000" w:themeColor="text1"/>
          <w:lang w:val="en-CA"/>
        </w:rPr>
        <w:t>near lit glass structures</w:t>
      </w:r>
      <w:r w:rsidR="48EFEE9E" w:rsidRPr="6723BA6D">
        <w:rPr>
          <w:rFonts w:ascii="Times New Roman" w:hAnsi="Times New Roman" w:cs="Times New Roman"/>
          <w:color w:val="000000" w:themeColor="text1"/>
          <w:lang w:val="en-CA"/>
        </w:rPr>
        <w:t xml:space="preserve"> </w:t>
      </w:r>
      <w:r w:rsidR="005B6BF5">
        <w:rPr>
          <w:rFonts w:ascii="Times New Roman" w:hAnsi="Times New Roman" w:cs="Times New Roman"/>
          <w:color w:val="000000"/>
          <w:lang w:val="en-CA"/>
        </w:rPr>
        <w:fldChar w:fldCharType="begin"/>
      </w:r>
      <w:r w:rsidR="00F95411">
        <w:rPr>
          <w:rFonts w:ascii="Times New Roman" w:hAnsi="Times New Roman" w:cs="Times New Roman"/>
          <w:color w:val="000000"/>
          <w:lang w:val="en-CA"/>
        </w:rPr>
        <w:instrText xml:space="preserve"> ADDIN ZOTERO_ITEM CSL_CITATION {"citationID":"4dvYg4z3","properties":{"formattedCitation":"(Kauffman et al. 2003; DeCandido and Allen 2006; Altwegg et al. 2014)","plainCitation":"(Kauffman et al. 2003; DeCandido and Allen 2006; Altwegg et al. 2014)","noteIndex":0},"citationItems":[{"id":1167,"uris":["http://zotero.org/users/16770306/items/89IRP7X5"],"itemData":{"id":1167,"type":"article-journal","abstract":"Drivers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habitat-specitif demography and population growth for Peregrine Falcons in California","volume":"13","author":[{"family":"Kauffman","given":"Matthew J."},{"family":"Frick","given":"Winifred F."},{"family":"Linthicum","given":"Janet"}],"issued":{"date-parts":[["2003",12]]}}}],"schema":"https://github.com/citation-style-language/schema/raw/master/csl-citation.json"} </w:instrText>
      </w:r>
      <w:r w:rsidR="005B6BF5">
        <w:rPr>
          <w:rFonts w:ascii="Times New Roman" w:hAnsi="Times New Roman" w:cs="Times New Roman"/>
          <w:color w:val="000000"/>
          <w:lang w:val="en-CA"/>
        </w:rPr>
        <w:fldChar w:fldCharType="separate"/>
      </w:r>
      <w:r w:rsidR="00AF6241">
        <w:rPr>
          <w:rFonts w:ascii="Times New Roman" w:hAnsi="Times New Roman" w:cs="Times New Roman"/>
          <w:noProof/>
          <w:color w:val="000000" w:themeColor="text1"/>
          <w:lang w:val="en-CA"/>
        </w:rPr>
        <w:t>(Kauffman et al. 2003; DeCandido and Allen 2006; Altwegg et al. 2014)</w:t>
      </w:r>
      <w:r w:rsidR="005B6BF5">
        <w:rPr>
          <w:rFonts w:ascii="Times New Roman" w:hAnsi="Times New Roman" w:cs="Times New Roman"/>
          <w:color w:val="000000"/>
          <w:lang w:val="en-CA"/>
        </w:rPr>
        <w:fldChar w:fldCharType="end"/>
      </w:r>
      <w:r w:rsidR="5D6EAFC8" w:rsidRPr="6723BA6D">
        <w:rPr>
          <w:rFonts w:ascii="Times New Roman" w:hAnsi="Times New Roman" w:cs="Times New Roman"/>
          <w:color w:val="000000" w:themeColor="text1"/>
          <w:lang w:val="en-CA"/>
        </w:rPr>
        <w:t>.</w:t>
      </w:r>
      <w:r w:rsidR="7E47AB9C" w:rsidRPr="6723BA6D">
        <w:rPr>
          <w:rFonts w:ascii="Times New Roman" w:hAnsi="Times New Roman" w:cs="Times New Roman"/>
          <w:color w:val="000000" w:themeColor="text1"/>
          <w:lang w:val="en-CA"/>
        </w:rPr>
        <w:t xml:space="preserve"> Although some species can adapt and thrive in urban areas, urban tolerance varies across species and across annual cycles</w:t>
      </w:r>
      <w:r w:rsidR="0FBF7F0D" w:rsidRPr="6723BA6D">
        <w:rPr>
          <w:rFonts w:ascii="Times New Roman" w:hAnsi="Times New Roman" w:cs="Times New Roman"/>
          <w:color w:val="000000" w:themeColor="text1"/>
          <w:lang w:val="en-CA"/>
        </w:rPr>
        <w:t xml:space="preserve">, with urban tolerance peaking during the winter months (potentially </w:t>
      </w:r>
      <w:r w:rsidR="5C3CEC2E" w:rsidRPr="6723BA6D">
        <w:rPr>
          <w:rFonts w:ascii="Times New Roman" w:hAnsi="Times New Roman" w:cs="Times New Roman"/>
          <w:color w:val="000000" w:themeColor="text1"/>
          <w:lang w:val="en-CA"/>
        </w:rPr>
        <w:t>due to</w:t>
      </w:r>
      <w:r w:rsidR="0FBF7F0D" w:rsidRPr="6723BA6D">
        <w:rPr>
          <w:rFonts w:ascii="Times New Roman" w:hAnsi="Times New Roman" w:cs="Times New Roman"/>
          <w:color w:val="000000" w:themeColor="text1"/>
          <w:lang w:val="en-CA"/>
        </w:rPr>
        <w:t xml:space="preserve"> the urban heat island effect) </w:t>
      </w:r>
      <w:r w:rsidR="000C0F2E">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{"citationID":"9pe7nr5f","properties":{"formattedCitation":"(Callaghan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000C0F2E">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(Callaghan et al. 2021)</w:t>
      </w:r>
      <w:r w:rsidR="000C0F2E">
        <w:rPr>
          <w:rFonts w:ascii="Times New Roman" w:hAnsi="Times New Roman" w:cs="Times New Roman"/>
          <w:color w:val="000000"/>
          <w:lang w:val="en-CA"/>
        </w:rPr>
        <w:fldChar w:fldCharType="end"/>
      </w:r>
      <w:r w:rsidR="60C28065" w:rsidRPr="6723BA6D">
        <w:rPr>
          <w:rFonts w:ascii="Times New Roman" w:hAnsi="Times New Roman" w:cs="Times New Roman"/>
          <w:color w:val="000000" w:themeColor="text1"/>
          <w:lang w:val="en-CA"/>
        </w:rPr>
        <w:t>.</w:t>
      </w:r>
      <w:r w:rsidR="003933B5" w:rsidRPr="003933B5">
        <w:rPr>
          <w:rFonts w:ascii="Times New Roman" w:hAnsi="Times New Roman" w:cs="Times New Roman"/>
          <w:color w:val="000000"/>
          <w:lang w:val="en-CA"/>
        </w:rPr>
        <w:t xml:space="preserve"> </w:t>
      </w:r>
    </w:p>
    <w:p w14:paraId="3192FF5C" w14:textId="05C9B9AB" w:rsidR="00AF175C" w:rsidRPr="009D6354" w:rsidRDefault="003933B5">
      <w:pPr>
        <w:tabs>
          <w:tab w:val="left" w:pos="20"/>
          <w:tab w:val="left" w:pos="392"/>
        </w:tabs>
        <w:spacing w:line="480" w:lineRule="auto"/>
        <w:rPr>
          <w:rFonts w:ascii="Times New Roman" w:hAnsi="Times New Roman" w:cs="Times New Roman"/>
          <w:color w:val="000000"/>
          <w:lang w:val="en-CA"/>
        </w:rPr>
      </w:pPr>
      <w:r w:rsidRPr="004C757A">
        <w:rPr>
          <w:rFonts w:ascii="Times New Roman" w:hAnsi="Times New Roman" w:cs="Times New Roman"/>
          <w:color w:val="000000"/>
          <w:lang w:val="en-CA"/>
        </w:rPr>
        <w:t xml:space="preserve">Habitat use in the city can differ significantly from that in rural environments, even within a single species. These differences can reflect hierarchical habitat </w:t>
      </w:r>
      <w:r w:rsidRPr="6723BA6D">
        <w:rPr>
          <w:rFonts w:ascii="Times New Roman" w:hAnsi="Times New Roman" w:cs="Times New Roman"/>
          <w:color w:val="000000" w:themeColor="text1"/>
          <w:lang w:val="en-CA"/>
        </w:rPr>
        <w:t>selection</w:t>
      </w:r>
      <w:r>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w:t>
      </w:r>
      <w:r w:rsidRPr="004C757A">
        <w:rPr>
          <w:rFonts w:ascii="Times New Roman" w:hAnsi="Times New Roman" w:cs="Times New Roman"/>
          <w:color w:val="000000"/>
          <w:lang w:val="en-CA"/>
        </w:rPr>
        <w:t xml:space="preserve">Johnson </w:t>
      </w:r>
      <w:r w:rsidRPr="004C757A">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{"citationID":"WgyBPas9","properties":{"formattedCitation":"(1980)","plainCitation":"(1980)","dontUpdate":true,"noteIndex":0},"citationItems":[{"id":1154,"uris":["http://zotero.org/users/16770306/items/A28N67AC"],"itemData":{"id":1154,"type":"article-journal","abstract":"Modern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as</w:t>
      </w:r>
      <w:r w:rsidRPr="004C757A">
        <w:rPr>
          <w:rFonts w:ascii="Times New Roman" w:hAnsi="Times New Roman" w:cs="Times New Roman"/>
          <w:color w:val="000000"/>
          <w:lang w:val="en-CA"/>
        </w:rPr>
        <w:t xml:space="preserve"> animals select habitat at multiple spatial scales—</w:t>
      </w:r>
      <w:r w:rsidRPr="6723BA6D">
        <w:rPr>
          <w:rFonts w:ascii="Times New Roman" w:hAnsi="Times New Roman" w:cs="Times New Roman"/>
          <w:color w:val="000000" w:themeColor="text1"/>
          <w:lang w:val="en-CA"/>
        </w:rPr>
        <w:t>from geographic range (first order), to the home range of an individual (second order), to the selection of specific patches for daily activities (third and fourth orders). In the urban context those decisions are influenced by novel pressures such as human disturbances, artificial structures</w:t>
      </w:r>
      <w:r w:rsidRPr="004C757A">
        <w:rPr>
          <w:rFonts w:ascii="Times New Roman" w:hAnsi="Times New Roman" w:cs="Times New Roman"/>
          <w:color w:val="000000"/>
          <w:lang w:val="en-CA"/>
        </w:rPr>
        <w:t xml:space="preserve">, and altered resource availability. </w:t>
      </w:r>
      <w:r w:rsidR="005D03FF">
        <w:rPr>
          <w:rFonts w:ascii="Times New Roman" w:hAnsi="Times New Roman" w:cs="Times New Roman"/>
          <w:color w:val="000000"/>
          <w:lang w:val="en-CA"/>
        </w:rPr>
        <w:t>Quantifying habitat use by comparing used locations with what is available</w:t>
      </w:r>
      <w:r w:rsidR="00E6614A">
        <w:rPr>
          <w:rFonts w:ascii="Times New Roman" w:hAnsi="Times New Roman" w:cs="Times New Roman"/>
          <w:color w:val="000000"/>
          <w:lang w:val="en-CA"/>
        </w:rPr>
        <w:t xml:space="preserve"> in the habitat can provide valuable insights into how wildlife responds to urbanization and identify habitat features that are more</w:t>
      </w:r>
      <w:r w:rsidR="00935ED0">
        <w:rPr>
          <w:rFonts w:ascii="Times New Roman" w:hAnsi="Times New Roman" w:cs="Times New Roman"/>
          <w:color w:val="000000"/>
          <w:lang w:val="en-CA"/>
        </w:rPr>
        <w:t xml:space="preserve"> strongly associated with both occurrence and space use</w:t>
      </w:r>
      <w:r>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{"citationID":"Fe9E0lE3","properties":{"formattedCitation":"(Manly et al. 2002; Poirier et al. 2024)","plainCitation":"(Manly et al. 2002; Poirier et al. 2024)","noteIndex":0},"citationItems":[{"id":1268,"uris":["http://zotero.org/users/16770306/items/KG2NNDG6"],"itemData":{"id":1268,"type":"book","publisher":"Springer","title":"Resource selection by animals: statistical design and analysis for field studies","author":[{"family":"Manly","given":"Bryan FJ"},{"family":"McDonald","given":"Lyman L."},{"family":"Thomas","given":"Dana L."},{"family":"McDonald","given":"Trent L."},{"family":"Erickson","given":"Wallace P."}],"issued":{"date-parts":[["2002"]]}}},{"id":820,"uris":["http://zotero.org/users/16770306/items/BNPS9ZQ2"],"itemData":{"id":820,"type":"article-journal","abstract":"Cities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Pr>
          <w:rFonts w:ascii="Cambria Math" w:hAnsi="Cambria Math" w:cs="Cambria Math"/>
          <w:color w:val="000000" w:themeColor="text1"/>
          <w:lang w:val="en-CA"/>
        </w:rPr>
        <w:instrText>∼</w:instrText>
      </w:r>
      <w:r>
        <w:rPr>
          <w:rFonts w:ascii="Times New Roman" w:hAnsi="Times New Roman" w:cs="Times New Roman"/>
          <w:color w:val="000000" w:themeColor="text1"/>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(Manly et al. 2002; Poirier et al. 2024)</w:t>
      </w:r>
      <w:r>
        <w:rPr>
          <w:rFonts w:ascii="Times New Roman" w:hAnsi="Times New Roman" w:cs="Times New Roman"/>
          <w:color w:val="000000" w:themeColor="text1"/>
          <w:lang w:val="en-CA"/>
        </w:rPr>
        <w:fldChar w:fldCharType="end"/>
      </w:r>
      <w:r w:rsidRPr="004C757A">
        <w:rPr>
          <w:rFonts w:ascii="Times New Roman" w:hAnsi="Times New Roman" w:cs="Times New Roman"/>
          <w:color w:val="000000"/>
          <w:lang w:val="en-CA"/>
        </w:rPr>
        <w:t>.</w:t>
      </w:r>
      <w:r>
        <w:rPr>
          <w:rFonts w:ascii="Times New Roman" w:hAnsi="Times New Roman" w:cs="Times New Roman"/>
          <w:color w:val="000000"/>
          <w:lang w:val="en-CA"/>
        </w:rPr>
        <w:t xml:space="preserve"> </w:t>
      </w:r>
    </w:p>
    <w:p w14:paraId="2D5354FE" w14:textId="335B8C54" w:rsidR="007D6FF3" w:rsidRPr="004C757A" w:rsidRDefault="007D6FF3" w:rsidP="6CD637A7">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Urban birds may outperform rural birds during winter, when natural resource</w:t>
      </w:r>
      <w:r w:rsidR="7F91DC2D" w:rsidRPr="004C757A">
        <w:rPr>
          <w:rFonts w:ascii="Times New Roman" w:hAnsi="Times New Roman" w:cs="Times New Roman"/>
          <w:color w:val="000000"/>
          <w:lang w:val="en-CA"/>
        </w:rPr>
        <w:t>s</w:t>
      </w:r>
      <w:r w:rsidR="77C8E758" w:rsidRPr="004C757A">
        <w:rPr>
          <w:rFonts w:ascii="Times New Roman" w:hAnsi="Times New Roman" w:cs="Times New Roman"/>
          <w:color w:val="000000"/>
          <w:lang w:val="en-CA"/>
        </w:rPr>
        <w:t xml:space="preserve"> are less available and weather is harsher. </w:t>
      </w:r>
      <w:r w:rsidR="64878AF1" w:rsidRPr="0532AFFF">
        <w:rPr>
          <w:rFonts w:ascii="Times New Roman" w:hAnsi="Times New Roman" w:cs="Times New Roman"/>
          <w:color w:val="000000" w:themeColor="text1"/>
          <w:lang w:val="en-CA"/>
        </w:rPr>
        <w:t>Cities</w:t>
      </w:r>
      <w:r w:rsidR="77C8E758" w:rsidRPr="004C757A">
        <w:rPr>
          <w:rFonts w:ascii="Times New Roman" w:hAnsi="Times New Roman" w:cs="Times New Roman"/>
          <w:color w:val="000000"/>
          <w:lang w:val="en-CA"/>
        </w:rPr>
        <w:t xml:space="preserve"> can provide a more stable wintering environment for bird species that use feeders or that are generalists or omnivores (i.e., corvids), which exploit anthropogenic resources </w:t>
      </w:r>
      <w:r w:rsidR="7B3F6FD8" w:rsidRPr="6CD637A7">
        <w:rPr>
          <w:rFonts w:ascii="Times New Roman" w:hAnsi="Times New Roman" w:cs="Times New Roman"/>
          <w:color w:val="000000" w:themeColor="text1"/>
          <w:lang w:val="en-CA"/>
        </w:rPr>
        <w:t>in</w:t>
      </w:r>
      <w:r w:rsidR="77C8E758" w:rsidRPr="004C757A">
        <w:rPr>
          <w:rFonts w:ascii="Times New Roman" w:hAnsi="Times New Roman" w:cs="Times New Roman"/>
          <w:color w:val="000000"/>
          <w:lang w:val="en-CA"/>
        </w:rPr>
        <w:t xml:space="preserve"> winter </w:t>
      </w:r>
      <w:r w:rsidRPr="004C757A">
        <w:rPr>
          <w:rFonts w:ascii="Times New Roman" w:hAnsi="Times New Roman" w:cs="Times New Roman"/>
          <w:color w:val="000000"/>
          <w:lang w:val="en-CA"/>
        </w:rPr>
        <w:fldChar w:fldCharType="begin"/>
      </w:r>
      <w:r w:rsidR="00090825">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14","page":"1820","publisher":"Multidisciplinary Digital Publishing Institute","source":"www.mdpi.com","title":"Long-Term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(Jokimäki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{"citationID":"K7Ab1IN3","properties":{"formattedCitation":"(Latimer and Zuckerberg 2021)","plainCitation":"(Latimer and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(Latimer and Zuckerberg 2021)</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Nonetheless, occupancy dynamics</w:t>
      </w:r>
      <w:r w:rsidR="69149940" w:rsidRPr="004C757A">
        <w:rPr>
          <w:rFonts w:ascii="Times New Roman" w:hAnsi="Times New Roman" w:cs="Times New Roman"/>
          <w:color w:val="000000"/>
          <w:lang w:val="en-CA"/>
        </w:rPr>
        <w:t xml:space="preserve"> in temperate regions</w:t>
      </w:r>
      <w:r w:rsidR="77C8E758" w:rsidRPr="004C757A">
        <w:rPr>
          <w:rFonts w:ascii="Times New Roman" w:hAnsi="Times New Roman" w:cs="Times New Roman"/>
          <w:color w:val="000000"/>
          <w:lang w:val="en-CA"/>
        </w:rPr>
        <w:t xml:space="preserve"> during winter are highly species-specific, with thermal tolerance playing an important role in determining which species would be able to persist in </w:t>
      </w:r>
      <w:r w:rsidR="77C8E758" w:rsidRPr="004C757A">
        <w:rPr>
          <w:rFonts w:ascii="Times New Roman" w:hAnsi="Times New Roman" w:cs="Times New Roman"/>
          <w:color w:val="000000"/>
          <w:lang w:val="en-CA"/>
        </w:rPr>
        <w:lastRenderedPageBreak/>
        <w:t xml:space="preserve">urban environments during this season. Moreover, energy demands for small resident passerines increase with latitude in winter, meaning that birds spending their winter in regions such as southern Quebec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54DFFF04" w14:textId="7A07654C" w:rsidR="00FF7236" w:rsidRDefault="007D6FF3">
      <w:pPr>
        <w:tabs>
          <w:tab w:val="left" w:pos="20"/>
          <w:tab w:val="left" w:pos="392"/>
        </w:tabs>
        <w:spacing w:line="480" w:lineRule="auto"/>
        <w:rPr>
          <w:lang w:val="en-CA"/>
        </w:rPr>
      </w:pPr>
      <w:r w:rsidRPr="004C757A">
        <w:rPr>
          <w:rFonts w:ascii="Times New Roman" w:hAnsi="Times New Roman" w:cs="Times New Roman"/>
          <w:color w:val="000000"/>
          <w:u w:color="000000"/>
          <w:lang w:val="en-CA"/>
        </w:rPr>
        <w:tab/>
      </w:r>
      <w:r w:rsidRPr="004C757A">
        <w:rPr>
          <w:rFonts w:ascii="Times New Roman" w:hAnsi="Times New Roman" w:cs="Times New Roman"/>
          <w:color w:val="000000"/>
          <w:lang w:val="en-CA"/>
        </w:rPr>
        <w:t xml:space="preserve">To address this gap, we studied </w:t>
      </w:r>
      <w:r w:rsidR="00FD41AA" w:rsidRPr="6CD637A7">
        <w:rPr>
          <w:rFonts w:ascii="Times New Roman" w:hAnsi="Times New Roman" w:cs="Times New Roman"/>
          <w:i/>
          <w:iCs/>
          <w:color w:val="000000"/>
          <w:lang w:val="en-CA"/>
        </w:rPr>
        <w:t>Cardinalis cardinalis</w:t>
      </w:r>
      <w:r w:rsidR="00FD41AA">
        <w:rPr>
          <w:rFonts w:ascii="Times New Roman" w:hAnsi="Times New Roman" w:cs="Times New Roman"/>
          <w:color w:val="000000"/>
          <w:lang w:val="en-CA"/>
        </w:rPr>
        <w:t xml:space="preserve"> (Northern Cardinal)</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w:t>
      </w:r>
      <w:r w:rsidR="00265A89">
        <w:rPr>
          <w:rFonts w:ascii="Times New Roman" w:hAnsi="Times New Roman" w:cs="Times New Roman"/>
          <w:color w:val="000000"/>
          <w:lang w:val="en-CA"/>
        </w:rPr>
        <w:t xml:space="preserve">Cardinals </w:t>
      </w:r>
      <w:r w:rsidRPr="004C757A">
        <w:rPr>
          <w:rFonts w:ascii="Times New Roman" w:hAnsi="Times New Roman" w:cs="Times New Roman"/>
          <w:color w:val="000000"/>
          <w:lang w:val="en-CA"/>
        </w:rPr>
        <w:t xml:space="preserve">are large songbirds (weighing 40 to 45 grams), which allows for deployment of radio tags capable of lasting almost the entirety of the non-breeding season. </w:t>
      </w:r>
      <w:r w:rsidR="67BEC70A" w:rsidRPr="6CD637A7">
        <w:rPr>
          <w:rFonts w:ascii="Times New Roman" w:hAnsi="Times New Roman" w:cs="Times New Roman"/>
          <w:color w:val="000000" w:themeColor="text1"/>
          <w:lang w:val="en-CA"/>
        </w:rPr>
        <w:t xml:space="preserve">In the last 100 years, cardinals expanded their distribution range northwards, and have been anecdotally closely associated to urban and suburban landscapes in those areas </w:t>
      </w:r>
      <w:r w:rsidRPr="6CD637A7">
        <w:rPr>
          <w:rFonts w:ascii="Times New Roman" w:hAnsi="Times New Roman" w:cs="Times New Roman"/>
          <w:color w:val="000000" w:themeColor="text1"/>
          <w:lang w:val="en-CA"/>
        </w:rPr>
        <w:fldChar w:fldCharType="begin"/>
      </w:r>
      <w:r w:rsidRPr="6CD637A7">
        <w:rPr>
          <w:rFonts w:ascii="Times New Roman" w:hAnsi="Times New Roman" w:cs="Times New Roman"/>
          <w:color w:val="000000" w:themeColor="text1"/>
          <w:lang w:val="en-CA"/>
        </w:rPr>
        <w:instrText xml:space="preserve"> ADDIN ZOTERO_ITEM CSL_CITATION {"citationID":"akGyp3Mb","properties":{"formattedCitation":"(Beddall 1963; Smith et al. 2011; Robert et al. 2019)","plainCitation":"(Beddall 1963; Smith et al. 2011; Robert et al. 2019)","noteIndex":0},"citationItems":[{"id":1258,"uris":["http://zotero.org/users/16770306/items/3U8FVW46"],"itemData":{"id":1258,"type":"article-journal","container-title":"The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6CD637A7">
        <w:rPr>
          <w:rFonts w:ascii="Times New Roman" w:hAnsi="Times New Roman" w:cs="Times New Roman"/>
          <w:color w:val="000000" w:themeColor="text1"/>
          <w:lang w:val="en-CA"/>
        </w:rPr>
        <w:fldChar w:fldCharType="separate"/>
      </w:r>
      <w:r w:rsidR="67BEC70A" w:rsidRPr="6CD637A7">
        <w:rPr>
          <w:rFonts w:ascii="Times New Roman" w:hAnsi="Times New Roman" w:cs="Times New Roman"/>
          <w:noProof/>
          <w:color w:val="000000" w:themeColor="text1"/>
          <w:lang w:val="en-CA"/>
        </w:rPr>
        <w:t>(Beddall 1963; Smith et al. 2011; Robert et al. 2019)</w:t>
      </w:r>
      <w:r w:rsidRPr="6CD637A7">
        <w:rPr>
          <w:rFonts w:ascii="Times New Roman" w:hAnsi="Times New Roman" w:cs="Times New Roman"/>
          <w:color w:val="000000" w:themeColor="text1"/>
          <w:lang w:val="en-CA"/>
        </w:rPr>
        <w:fldChar w:fldCharType="end"/>
      </w:r>
      <w:r w:rsidR="67BEC70A" w:rsidRPr="6CD637A7">
        <w:rPr>
          <w:rFonts w:ascii="Times New Roman" w:hAnsi="Times New Roman" w:cs="Times New Roman"/>
          <w:color w:val="000000" w:themeColor="text1"/>
          <w:lang w:val="en-CA"/>
        </w:rPr>
        <w:t>.</w:t>
      </w:r>
      <w:r w:rsidR="67BEC70A" w:rsidRPr="004C757A">
        <w:rPr>
          <w:rFonts w:ascii="Times New Roman" w:hAnsi="Times New Roman" w:cs="Times New Roman"/>
          <w:color w:val="000000"/>
          <w:lang w:val="en-CA"/>
        </w:rPr>
        <w:t xml:space="preserve"> </w:t>
      </w:r>
      <w:r w:rsidRPr="004C757A">
        <w:rPr>
          <w:rFonts w:ascii="Times New Roman" w:hAnsi="Times New Roman" w:cs="Times New Roman"/>
          <w:color w:val="000000"/>
          <w:lang w:val="en-CA"/>
        </w:rPr>
        <w:t>The</w:t>
      </w:r>
      <w:r w:rsidR="75F02504" w:rsidRPr="004C757A">
        <w:rPr>
          <w:rFonts w:ascii="Times New Roman" w:hAnsi="Times New Roman" w:cs="Times New Roman"/>
          <w:color w:val="000000"/>
          <w:lang w:val="en-CA"/>
        </w:rPr>
        <w:t>y</w:t>
      </w:r>
      <w:r w:rsidR="752D3542" w:rsidRPr="6CD637A7">
        <w:rPr>
          <w:rFonts w:ascii="Times New Roman" w:hAnsi="Times New Roman" w:cs="Times New Roman"/>
          <w:color w:val="000000" w:themeColor="text1"/>
          <w:lang w:val="en-CA"/>
        </w:rPr>
        <w:t xml:space="preserve"> </w:t>
      </w:r>
      <w:proofErr w:type="gramStart"/>
      <w:r w:rsidR="752D3542" w:rsidRPr="6CD637A7">
        <w:rPr>
          <w:rFonts w:ascii="Times New Roman" w:hAnsi="Times New Roman" w:cs="Times New Roman"/>
          <w:color w:val="000000" w:themeColor="text1"/>
          <w:lang w:val="en-CA"/>
        </w:rPr>
        <w:t>are</w:t>
      </w:r>
      <w:r w:rsidRPr="004C757A">
        <w:rPr>
          <w:rFonts w:ascii="Times New Roman" w:hAnsi="Times New Roman" w:cs="Times New Roman"/>
          <w:color w:val="000000"/>
          <w:lang w:val="en-CA"/>
        </w:rPr>
        <w:t xml:space="preserve"> able to</w:t>
      </w:r>
      <w:proofErr w:type="gramEnd"/>
      <w:r w:rsidRPr="004C757A">
        <w:rPr>
          <w:rFonts w:ascii="Times New Roman" w:hAnsi="Times New Roman" w:cs="Times New Roman"/>
          <w:color w:val="000000"/>
          <w:lang w:val="en-CA"/>
        </w:rPr>
        <w:t xml:space="preserve"> thrive and persist across a wide range of urbanization gradients, from suburban neighbourhoods to densely populated areas of the city. </w:t>
      </w:r>
      <w:r w:rsidR="5C22CFBC" w:rsidRPr="004C757A">
        <w:rPr>
          <w:rFonts w:ascii="Times New Roman" w:hAnsi="Times New Roman" w:cs="Times New Roman"/>
          <w:color w:val="000000"/>
          <w:lang w:val="en-CA"/>
        </w:rPr>
        <w:t xml:space="preserve">Cardinals are now </w:t>
      </w:r>
      <w:r w:rsidRPr="004C757A">
        <w:rPr>
          <w:rFonts w:ascii="Times New Roman" w:hAnsi="Times New Roman" w:cs="Times New Roman"/>
          <w:color w:val="000000"/>
          <w:lang w:val="en-CA"/>
        </w:rPr>
        <w:t>resident in southern Quebec, a region of extreme cold</w:t>
      </w:r>
      <w:r w:rsidR="00604398">
        <w:rPr>
          <w:rFonts w:ascii="Times New Roman" w:hAnsi="Times New Roman" w:cs="Times New Roman"/>
          <w:color w:val="000000"/>
          <w:lang w:val="en-CA"/>
        </w:rPr>
        <w:t xml:space="preserve"> </w:t>
      </w:r>
      <w:r w:rsidR="00B45BB2">
        <w:rPr>
          <w:rFonts w:ascii="Times New Roman" w:hAnsi="Times New Roman" w:cs="Times New Roman"/>
          <w:color w:val="000000"/>
          <w:lang w:val="en-CA"/>
        </w:rPr>
        <w:fldChar w:fldCharType="begin"/>
      </w:r>
      <w:r w:rsidR="007D0E63">
        <w:rPr>
          <w:rFonts w:ascii="Times New Roman" w:hAnsi="Times New Roman" w:cs="Times New Roman"/>
          <w:color w:val="000000"/>
          <w:lang w:val="en-CA"/>
        </w:rPr>
        <w:instrText xml:space="preserve"> ADDIN ZOTERO_ITEM CSL_CITATION {"citationID":"7SowDK3w","properties":{"unsorted":false,"formattedCitation":"(sometimes reaching -27 \\uc0\\u730{}C with wind chill; Environment and Climate Change Canada)","plainCitation":"(sometimes reaching -27 ˚C with wind chill; Environment and Climate Change Canada)","noteIndex":0},"citationItems":[{"id":1286,"uris":["http://zotero.org/users/16770306/items/PITC23P2"],"itemData":{"id":1286,"type":"dataset","publisher":"Government of Canada","title":"Historical Climate Data - [Montréal/Pierre Elliott Trudeau International Airport]","URL":"https://climate.weather.gc.ca/historical_data/search_historic_data_e.html","author":[{"family":"Environment and Climate Change Canada","given":""}],"accessed":{"date-parts":[["2026",6,21]]}},"prefix":"sometimes reaching -27 ˚C with wind chill; "}],"schema":"https://github.com/citation-style-language/schema/raw/master/csl-citation.json"} </w:instrText>
      </w:r>
      <w:r w:rsidR="00B45BB2">
        <w:rPr>
          <w:rFonts w:ascii="Times New Roman" w:hAnsi="Times New Roman" w:cs="Times New Roman"/>
          <w:color w:val="000000"/>
          <w:lang w:val="en-CA"/>
        </w:rPr>
        <w:fldChar w:fldCharType="separate"/>
      </w:r>
      <w:r w:rsidR="007D0E63" w:rsidRPr="007D0E63">
        <w:rPr>
          <w:rFonts w:ascii="Times New Roman" w:hAnsi="Times New Roman" w:cs="Times New Roman"/>
          <w:color w:val="000000"/>
          <w:kern w:val="0"/>
          <w:lang w:val="en-US"/>
        </w:rPr>
        <w:t>(sometimes reaching -27 ˚C with wind chill; Environment and Climate Change Canada)</w:t>
      </w:r>
      <w:r w:rsidR="00B45BB2">
        <w:rPr>
          <w:rFonts w:ascii="Times New Roman" w:hAnsi="Times New Roman" w:cs="Times New Roman"/>
          <w:color w:val="000000"/>
          <w:lang w:val="en-CA"/>
        </w:rPr>
        <w:fldChar w:fldCharType="end"/>
      </w:r>
      <w:r w:rsidR="007D0E63">
        <w:rPr>
          <w:rFonts w:ascii="Times New Roman" w:hAnsi="Times New Roman" w:cs="Times New Roman"/>
          <w:color w:val="000000"/>
          <w:lang w:val="en-CA"/>
        </w:rPr>
        <w:t xml:space="preserve"> </w:t>
      </w:r>
      <w:r w:rsidRPr="004C757A">
        <w:rPr>
          <w:rFonts w:ascii="Times New Roman" w:hAnsi="Times New Roman" w:cs="Times New Roman"/>
          <w:color w:val="000000"/>
          <w:lang w:val="en-CA"/>
        </w:rPr>
        <w:t>and l</w:t>
      </w:r>
      <w:r w:rsidR="39F5B86D" w:rsidRPr="004C757A">
        <w:rPr>
          <w:rFonts w:ascii="Times New Roman" w:hAnsi="Times New Roman" w:cs="Times New Roman"/>
          <w:color w:val="000000"/>
          <w:lang w:val="en-CA"/>
        </w:rPr>
        <w:t xml:space="preserve">imited natural food sources </w:t>
      </w:r>
      <w:r w:rsidRPr="004C757A">
        <w:rPr>
          <w:rFonts w:ascii="Times New Roman" w:hAnsi="Times New Roman" w:cs="Times New Roman"/>
          <w:color w:val="000000"/>
          <w:lang w:val="en-CA"/>
        </w:rPr>
        <w:t>during the winter months</w:t>
      </w:r>
      <w:r w:rsidR="00BA304D">
        <w:rPr>
          <w:rFonts w:ascii="Times New Roman" w:hAnsi="Times New Roman" w:cs="Times New Roman"/>
          <w:color w:val="000000"/>
          <w:lang w:val="en-CA"/>
        </w:rPr>
        <w:t xml:space="preserve"> </w:t>
      </w:r>
      <w:r w:rsidR="00BA304D">
        <w:rPr>
          <w:rFonts w:ascii="Times New Roman" w:hAnsi="Times New Roman" w:cs="Times New Roman"/>
          <w:color w:val="000000"/>
          <w:lang w:val="en-CA"/>
        </w:rPr>
        <w:fldChar w:fldCharType="begin"/>
      </w:r>
      <w:r w:rsidR="00420966">
        <w:rPr>
          <w:rFonts w:ascii="Times New Roman" w:hAnsi="Times New Roman" w:cs="Times New Roman"/>
          <w:color w:val="000000"/>
          <w:lang w:val="en-CA"/>
        </w:rPr>
        <w:instrText xml:space="preserve"> ADDIN ZOTERO_ITEM CSL_CITATION {"citationID":"vZ2mQAH8","properties":{"unsorted":false,"formattedCitation":"(Government of Canada 2004; Turcotte and Desrochers 2005)","plainCitation":"(Government of Canada 2004; Turcotte and Desrochers 2005)","noteIndex":0},"citationItems":[{"id":1281,"uris":["http://zotero.org/users/16770306/items/IBJASVZM"],"itemData":{"id":1281,"type":"webpage","abstract":"It's Your Health - Extreme cold","container-title":"Extreme cold","genre":"Education and awareness","language":"eng","note":"Last Modified: 2021-10-19","publisher":"Government of Canada","title":"Extreme cold","URL":"https://www.canada.ca/en/health-canada/services/healthy-living/your-health/environment/extreme-cold.html","author":[{"family":"Government of Canada","given":""}],"accessed":{"date-parts":[["2026",6,21]]},"issued":{"date-parts":[["2004",11,3]]}}},{"id":1278,"uris":["http://zotero.org/users/16770306/items/JKNN5D54"],"itemData":{"id":1278,"type":"article-journal","container-title":"Ecography","issue":"2","note":"ISBN: 0906-7590","page":"129-140","publisher":"Wiley Online Library","title":"Landscape‐dependent distribution of northern forest birds in winter","volume":"28","author":[{"family":"Turcotte","given":"Yves"},{"family":"Desrochers","given":"André"}],"issued":{"date-parts":[["2005"]]}}}],"schema":"https://github.com/citation-style-language/schema/raw/master/csl-citation.json"} </w:instrText>
      </w:r>
      <w:r w:rsidR="00BA304D">
        <w:rPr>
          <w:rFonts w:ascii="Times New Roman" w:hAnsi="Times New Roman" w:cs="Times New Roman"/>
          <w:color w:val="000000"/>
          <w:lang w:val="en-CA"/>
        </w:rPr>
        <w:fldChar w:fldCharType="separate"/>
      </w:r>
      <w:r w:rsidR="00420966">
        <w:rPr>
          <w:rFonts w:ascii="Times New Roman" w:hAnsi="Times New Roman" w:cs="Times New Roman"/>
          <w:noProof/>
          <w:color w:val="000000"/>
          <w:lang w:val="en-CA"/>
        </w:rPr>
        <w:t>(Government of Canada 2004; Turcotte and Desrochers 2005)</w:t>
      </w:r>
      <w:r w:rsidR="00BA304D">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00AE1A22">
        <w:rPr>
          <w:rFonts w:ascii="Times New Roman" w:hAnsi="Times New Roman" w:cs="Times New Roman"/>
          <w:color w:val="000000"/>
          <w:lang w:val="en-CA"/>
        </w:rPr>
        <w:t xml:space="preserve">As part of a translocation experiment, </w:t>
      </w:r>
      <w:r w:rsidR="72E5E2F5">
        <w:rPr>
          <w:rFonts w:ascii="Times New Roman" w:hAnsi="Times New Roman" w:cs="Times New Roman"/>
          <w:color w:val="000000"/>
          <w:lang w:val="en-CA"/>
        </w:rPr>
        <w:t xml:space="preserve">we </w:t>
      </w:r>
      <w:r w:rsidR="00AE1A22">
        <w:rPr>
          <w:rFonts w:ascii="Times New Roman" w:hAnsi="Times New Roman" w:cs="Times New Roman"/>
          <w:color w:val="000000"/>
          <w:lang w:val="en-CA"/>
        </w:rPr>
        <w:t xml:space="preserve">captured and released </w:t>
      </w:r>
      <w:r w:rsidR="2FD6DE59">
        <w:rPr>
          <w:rFonts w:ascii="Times New Roman" w:hAnsi="Times New Roman" w:cs="Times New Roman"/>
          <w:color w:val="000000"/>
          <w:lang w:val="en-CA"/>
        </w:rPr>
        <w:t xml:space="preserve">individuals </w:t>
      </w:r>
      <w:r w:rsidR="00AE1A22">
        <w:rPr>
          <w:rFonts w:ascii="Times New Roman" w:hAnsi="Times New Roman" w:cs="Times New Roman"/>
          <w:color w:val="000000"/>
          <w:lang w:val="en-CA"/>
        </w:rPr>
        <w:t xml:space="preserve">at sites distributed along </w:t>
      </w:r>
      <w:r w:rsidR="001727EB">
        <w:rPr>
          <w:rFonts w:ascii="Times New Roman" w:hAnsi="Times New Roman" w:cs="Times New Roman"/>
          <w:color w:val="000000"/>
          <w:lang w:val="en-CA"/>
        </w:rPr>
        <w:t xml:space="preserve">this urbanization gradient </w:t>
      </w:r>
      <w:r w:rsidR="2EF17F5E">
        <w:rPr>
          <w:rFonts w:ascii="Times New Roman" w:hAnsi="Times New Roman" w:cs="Times New Roman"/>
          <w:color w:val="000000"/>
          <w:lang w:val="en-CA"/>
        </w:rPr>
        <w:t xml:space="preserve">in Montreal </w:t>
      </w:r>
      <w:r w:rsidR="001727EB">
        <w:rPr>
          <w:rFonts w:ascii="Times New Roman" w:hAnsi="Times New Roman" w:cs="Times New Roman"/>
          <w:color w:val="000000"/>
          <w:lang w:val="en-CA"/>
        </w:rPr>
        <w:t xml:space="preserve">to evaluated </w:t>
      </w:r>
      <w:r w:rsidR="00D879A9">
        <w:rPr>
          <w:rFonts w:ascii="Times New Roman" w:hAnsi="Times New Roman" w:cs="Times New Roman"/>
          <w:color w:val="000000"/>
          <w:lang w:val="en-CA"/>
        </w:rPr>
        <w:t>how they</w:t>
      </w:r>
      <w:r w:rsidR="3720B912">
        <w:rPr>
          <w:rFonts w:ascii="Times New Roman" w:hAnsi="Times New Roman" w:cs="Times New Roman"/>
          <w:color w:val="000000"/>
          <w:lang w:val="en-CA"/>
        </w:rPr>
        <w:t xml:space="preserve"> a</w:t>
      </w:r>
      <w:r w:rsidR="00D879A9">
        <w:rPr>
          <w:rFonts w:ascii="Times New Roman" w:hAnsi="Times New Roman" w:cs="Times New Roman"/>
          <w:color w:val="000000"/>
          <w:lang w:val="en-CA"/>
        </w:rPr>
        <w:t>re</w:t>
      </w:r>
      <w:r w:rsidR="00D879A9" w:rsidRPr="004C757A">
        <w:rPr>
          <w:rFonts w:ascii="Times New Roman" w:hAnsi="Times New Roman" w:cs="Times New Roman"/>
          <w:color w:val="000000"/>
          <w:lang w:val="en-CA"/>
        </w:rPr>
        <w:t xml:space="preserve"> using such habitat. </w:t>
      </w:r>
      <w:r>
        <w:rPr>
          <w:rFonts w:ascii="Times New Roman" w:hAnsi="Times New Roman" w:cs="Times New Roman"/>
          <w:color w:val="000000"/>
          <w:lang w:val="en-CA"/>
        </w:rPr>
        <w:t xml:space="preserve">We tracked weekly </w:t>
      </w:r>
      <w:r>
        <w:rPr>
          <w:rFonts w:ascii="Times New Roman" w:hAnsi="Times New Roman" w:cs="Times New Roman"/>
          <w:color w:val="000000"/>
          <w:lang w:val="en-CA"/>
        </w:rPr>
        <w:lastRenderedPageBreak/>
        <w:t xml:space="preserve">movements </w:t>
      </w:r>
      <w:r w:rsidR="002A1D7C">
        <w:rPr>
          <w:rFonts w:ascii="Times New Roman" w:hAnsi="Times New Roman" w:cs="Times New Roman"/>
          <w:color w:val="000000"/>
          <w:lang w:val="en-CA"/>
        </w:rPr>
        <w:t xml:space="preserve">to assess how the birds adjust their movements and habitat use </w:t>
      </w:r>
      <w:r w:rsidR="00CC7B16" w:rsidRPr="004C757A">
        <w:rPr>
          <w:rFonts w:ascii="Times New Roman" w:hAnsi="Times New Roman" w:cs="Times New Roman"/>
          <w:color w:val="000000"/>
          <w:lang w:val="en-CA"/>
        </w:rPr>
        <w:t>after being displaced into environments with varying levels of urbanization</w:t>
      </w:r>
      <w:r w:rsidR="00AB247F">
        <w:rPr>
          <w:lang w:val="en-CA"/>
        </w:rPr>
        <w:t>.</w:t>
      </w:r>
    </w:p>
    <w:p w14:paraId="70F0614C" w14:textId="0D79F7A8" w:rsidR="007D6FF3" w:rsidRPr="004C757A"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This study has four objectives: (i</w:t>
      </w:r>
      <w:r>
        <w:rPr>
          <w:rFonts w:ascii="Times New Roman" w:hAnsi="Times New Roman" w:cs="Times New Roman"/>
          <w:color w:val="000000"/>
          <w:lang w:val="en-CA"/>
        </w:rPr>
        <w:t xml:space="preserve">) investigate how </w:t>
      </w:r>
      <w:r w:rsidR="00245CC9" w:rsidRPr="004C757A">
        <w:rPr>
          <w:rFonts w:ascii="Times New Roman" w:hAnsi="Times New Roman" w:cs="Times New Roman"/>
          <w:color w:val="000000"/>
          <w:lang w:val="en-CA"/>
        </w:rPr>
        <w:t>cardinals’</w:t>
      </w:r>
      <w:r>
        <w:rPr>
          <w:rFonts w:ascii="Times New Roman" w:hAnsi="Times New Roman" w:cs="Times New Roman"/>
          <w:color w:val="000000"/>
          <w:lang w:val="en-CA"/>
        </w:rPr>
        <w:t xml:space="preserve"> home range size varies across an urbanization gradient through the winter season, (ii) quantify the scale at which </w:t>
      </w:r>
      <w:r w:rsidR="00245CC9" w:rsidRPr="6CD637A7">
        <w:rPr>
          <w:rFonts w:ascii="Times New Roman" w:hAnsi="Times New Roman" w:cs="Times New Roman"/>
          <w:color w:val="000000"/>
          <w:lang w:val="en-CA"/>
        </w:rPr>
        <w:t>cardinals</w:t>
      </w:r>
      <w:r w:rsidR="0046326B" w:rsidRPr="5D88E2C0">
        <w:rPr>
          <w:rFonts w:ascii="Times New Roman" w:hAnsi="Times New Roman" w:cs="Times New Roman"/>
          <w:i/>
          <w:iCs/>
          <w:color w:val="000000"/>
          <w:lang w:val="en-CA"/>
        </w:rPr>
        <w:t xml:space="preserve"> </w:t>
      </w:r>
      <w:r>
        <w:rPr>
          <w:rFonts w:ascii="Times New Roman" w:hAnsi="Times New Roman" w:cs="Times New Roman"/>
          <w:color w:val="000000"/>
          <w:lang w:val="en-CA"/>
        </w:rPr>
        <w:t>are associated with certain factors of their habitat, (iii)</w:t>
      </w:r>
      <w:r w:rsidR="008A25DE">
        <w:rPr>
          <w:rFonts w:ascii="Times New Roman" w:hAnsi="Times New Roman" w:cs="Times New Roman"/>
          <w:color w:val="000000"/>
          <w:lang w:val="en-CA"/>
        </w:rPr>
        <w:t xml:space="preserve"> </w:t>
      </w:r>
      <w:r w:rsidR="00001922">
        <w:rPr>
          <w:rFonts w:ascii="Times New Roman" w:hAnsi="Times New Roman" w:cs="Times New Roman"/>
          <w:color w:val="000000"/>
          <w:lang w:val="en-CA"/>
        </w:rPr>
        <w:t>determine the relative strength of anthropogenic and natural vegetation to predict habitat use by cardinals during the non-breeding season</w:t>
      </w:r>
      <w:r w:rsidR="00A47EA2">
        <w:rPr>
          <w:rFonts w:ascii="Times New Roman" w:hAnsi="Times New Roman" w:cs="Times New Roman"/>
          <w:color w:val="000000"/>
          <w:lang w:val="en-CA"/>
        </w:rPr>
        <w:t>,</w:t>
      </w:r>
      <w:r>
        <w:rPr>
          <w:rFonts w:ascii="Times New Roman" w:hAnsi="Times New Roman" w:cs="Times New Roman"/>
          <w:color w:val="000000"/>
          <w:lang w:val="en-CA"/>
        </w:rPr>
        <w:t xml:space="preserve"> </w:t>
      </w:r>
      <w:r w:rsidR="2B318D1D" w:rsidRPr="004C757A">
        <w:rPr>
          <w:rFonts w:ascii="Times New Roman" w:hAnsi="Times New Roman" w:cs="Times New Roman"/>
          <w:color w:val="000000"/>
          <w:lang w:val="en-CA"/>
        </w:rPr>
        <w:t xml:space="preserve">and </w:t>
      </w:r>
      <w:r w:rsidRPr="004C757A">
        <w:rPr>
          <w:rFonts w:ascii="Times New Roman" w:hAnsi="Times New Roman" w:cs="Times New Roman"/>
          <w:color w:val="000000" w:themeColor="text1"/>
          <w:lang w:val="en-CA"/>
        </w:rPr>
        <w:t xml:space="preserve">(iv) </w:t>
      </w:r>
      <w:r w:rsidRPr="004C757A">
        <w:rPr>
          <w:rFonts w:ascii="Times New Roman" w:hAnsi="Times New Roman" w:cs="Times New Roman"/>
          <w:color w:val="000000"/>
          <w:lang w:val="en-CA"/>
        </w:rPr>
        <w:t xml:space="preserve">document </w:t>
      </w:r>
      <w:r w:rsidRPr="004C757A">
        <w:rPr>
          <w:rFonts w:ascii="Times New Roman" w:hAnsi="Times New Roman" w:cs="Times New Roman"/>
          <w:color w:val="000000" w:themeColor="text1"/>
          <w:lang w:val="en-CA"/>
        </w:rPr>
        <w:t xml:space="preserve">the spring </w:t>
      </w:r>
      <w:r w:rsidRPr="004C757A">
        <w:rPr>
          <w:rFonts w:ascii="Times New Roman" w:hAnsi="Times New Roman" w:cs="Times New Roman"/>
          <w:color w:val="000000"/>
          <w:lang w:val="en-CA"/>
        </w:rPr>
        <w:t xml:space="preserve">movements </w:t>
      </w:r>
      <w:r>
        <w:rPr>
          <w:rFonts w:ascii="Times New Roman" w:hAnsi="Times New Roman" w:cs="Times New Roman"/>
          <w:color w:val="000000"/>
          <w:lang w:val="en-CA"/>
        </w:rPr>
        <w:t xml:space="preserve">from non-breeding to breeding grounds. We predicted that wintering </w:t>
      </w:r>
      <w:r w:rsidR="00245CC9" w:rsidRPr="004C757A">
        <w:rPr>
          <w:rFonts w:ascii="Times New Roman" w:hAnsi="Times New Roman" w:cs="Times New Roman"/>
          <w:color w:val="000000"/>
          <w:lang w:val="en-CA"/>
        </w:rPr>
        <w:t>cardinals</w:t>
      </w:r>
      <w:r w:rsidR="002E3323">
        <w:rPr>
          <w:rFonts w:ascii="Times New Roman" w:hAnsi="Times New Roman" w:cs="Times New Roman"/>
          <w:color w:val="000000"/>
          <w:lang w:val="en-CA"/>
        </w:rPr>
        <w:t xml:space="preserve"> require larger home ranges (both core and total) and select habitats</w:t>
      </w:r>
      <w:r w:rsidR="009007D9">
        <w:rPr>
          <w:rFonts w:ascii="Times New Roman" w:hAnsi="Times New Roman" w:cs="Times New Roman"/>
          <w:color w:val="000000"/>
          <w:lang w:val="en-CA"/>
        </w:rPr>
        <w:t xml:space="preserve"> at larger scales when in dense urban locations due to food sources being more scattered </w:t>
      </w:r>
      <w:r w:rsidR="00C038D2">
        <w:rPr>
          <w:rFonts w:ascii="Times New Roman" w:hAnsi="Times New Roman" w:cs="Times New Roman"/>
          <w:color w:val="000000"/>
          <w:lang w:val="en-CA"/>
        </w:rPr>
        <w:fldChar w:fldCharType="begin"/>
      </w:r>
      <w:r w:rsidR="00C038D2">
        <w:rPr>
          <w:rFonts w:ascii="Times New Roman" w:hAnsi="Times New Roman" w:cs="Times New Roman"/>
          <w:color w:val="000000"/>
          <w:lang w:val="en-CA"/>
        </w:rPr>
        <w:instrText xml:space="preserve"> ADDIN ZOTERO_ITEM CSL_CITATION {"citationID":"LFvyvZaC","properties":{"unsorted":false,"formattedCitation":"(Havl\\uc0\\u237{}\\uc0\\u269{}ek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C038D2">
        <w:rPr>
          <w:rFonts w:ascii="Times New Roman" w:hAnsi="Times New Roman" w:cs="Times New Roman"/>
          <w:color w:val="000000"/>
          <w:lang w:val="en-CA"/>
        </w:rPr>
        <w:fldChar w:fldCharType="separate"/>
      </w:r>
      <w:r w:rsidR="00C038D2" w:rsidRPr="00C038D2">
        <w:rPr>
          <w:rFonts w:ascii="Times New Roman" w:hAnsi="Times New Roman" w:cs="Times New Roman"/>
          <w:color w:val="000000"/>
          <w:kern w:val="0"/>
          <w:lang w:val="en-US"/>
        </w:rPr>
        <w:t>(Havlíček et al. 2022)</w:t>
      </w:r>
      <w:r w:rsidR="00C038D2">
        <w:rPr>
          <w:rFonts w:ascii="Times New Roman" w:hAnsi="Times New Roman" w:cs="Times New Roman"/>
          <w:color w:val="000000"/>
          <w:lang w:val="en-CA"/>
        </w:rPr>
        <w:fldChar w:fldCharType="end"/>
      </w:r>
      <w:r w:rsidR="000F50D0">
        <w:rPr>
          <w:rFonts w:ascii="Times New Roman" w:hAnsi="Times New Roman" w:cs="Times New Roman"/>
          <w:color w:val="000000"/>
          <w:lang w:val="en-CA"/>
        </w:rPr>
        <w:t xml:space="preserve">. </w:t>
      </w:r>
      <w:r>
        <w:rPr>
          <w:rFonts w:ascii="Times New Roman" w:hAnsi="Times New Roman" w:cs="Times New Roman"/>
          <w:color w:val="000000"/>
          <w:lang w:val="en-CA"/>
        </w:rPr>
        <w:t xml:space="preserve">In addition, </w:t>
      </w:r>
      <w:r w:rsidR="008F5E59">
        <w:rPr>
          <w:rFonts w:ascii="Times New Roman" w:hAnsi="Times New Roman" w:cs="Times New Roman"/>
          <w:color w:val="000000"/>
          <w:lang w:val="en-CA"/>
        </w:rPr>
        <w:t xml:space="preserve">we predicted that locations with bird feeders, lower population density and a complex vertical vegetation structure would be associated with a higher probability of </w:t>
      </w:r>
      <w:r w:rsidR="00245CC9">
        <w:rPr>
          <w:rFonts w:ascii="Times New Roman" w:hAnsi="Times New Roman" w:cs="Times New Roman"/>
          <w:color w:val="000000"/>
          <w:lang w:val="en-CA"/>
        </w:rPr>
        <w:t>cardinals</w:t>
      </w:r>
      <w:r w:rsidR="008D2668">
        <w:rPr>
          <w:rFonts w:ascii="Times New Roman" w:hAnsi="Times New Roman" w:cs="Times New Roman"/>
          <w:color w:val="000000"/>
          <w:lang w:val="en-CA"/>
        </w:rPr>
        <w:t>. F</w:t>
      </w:r>
      <w:r>
        <w:rPr>
          <w:rFonts w:ascii="Times New Roman" w:hAnsi="Times New Roman" w:cs="Times New Roman"/>
          <w:color w:val="000000"/>
          <w:lang w:val="en-CA"/>
        </w:rPr>
        <w:t xml:space="preserve">inally, we predicted that </w:t>
      </w:r>
      <w:r w:rsidR="00245CC9" w:rsidRPr="004C757A">
        <w:rPr>
          <w:rFonts w:ascii="Times New Roman" w:hAnsi="Times New Roman" w:cs="Times New Roman"/>
          <w:color w:val="000000"/>
          <w:lang w:val="en-CA"/>
        </w:rPr>
        <w:t>cardinals</w:t>
      </w:r>
      <w:r w:rsidRPr="6CD637A7">
        <w:rPr>
          <w:rFonts w:ascii="Times New Roman" w:hAnsi="Times New Roman" w:cs="Times New Roman"/>
          <w:color w:val="000000" w:themeColor="text1"/>
          <w:lang w:val="en-CA"/>
        </w:rPr>
        <w:t xml:space="preserve"> would transition from their breeding sites in forested/canopy covered areas towards residential areas in the fall to take advantage of bird feeders during winter, reversing the movement in spring.</w:t>
      </w:r>
    </w:p>
    <w:p w14:paraId="50D19652" w14:textId="77777777" w:rsidR="007D6FF3" w:rsidRPr="00FF4663" w:rsidRDefault="4B992B42" w:rsidP="00F96183">
      <w:pPr>
        <w:pStyle w:val="Heading3"/>
        <w:spacing w:line="480" w:lineRule="auto"/>
        <w:rPr>
          <w:rFonts w:ascii="Times New Roman" w:hAnsi="Times New Roman" w:cs="Times New Roman"/>
          <w:b/>
          <w:bCs/>
          <w:color w:val="000000" w:themeColor="text1"/>
          <w:sz w:val="24"/>
          <w:szCs w:val="24"/>
          <w:lang w:val="en-CA"/>
        </w:rPr>
      </w:pPr>
      <w:bookmarkStart w:id="5" w:name="_Toc205543116"/>
      <w:bookmarkStart w:id="6" w:name="_Toc205883873"/>
      <w:r w:rsidRPr="0532AFFF">
        <w:rPr>
          <w:rFonts w:ascii="Times New Roman" w:hAnsi="Times New Roman" w:cs="Times New Roman"/>
          <w:b/>
          <w:bCs/>
          <w:color w:val="000000" w:themeColor="text1"/>
          <w:sz w:val="24"/>
          <w:szCs w:val="24"/>
          <w:lang w:val="en-CA"/>
        </w:rPr>
        <w:t>Materials and methods</w:t>
      </w:r>
      <w:bookmarkEnd w:id="5"/>
      <w:bookmarkEnd w:id="6"/>
    </w:p>
    <w:p w14:paraId="1380AF6B"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7" w:name="_Toc205543117"/>
      <w:bookmarkStart w:id="8" w:name="_Toc205883874"/>
      <w:r w:rsidRPr="004C757A">
        <w:rPr>
          <w:rFonts w:ascii="Times New Roman" w:hAnsi="Times New Roman" w:cs="Times New Roman"/>
          <w:color w:val="000000" w:themeColor="text1"/>
          <w:sz w:val="24"/>
          <w:szCs w:val="24"/>
          <w:u w:val="single"/>
          <w:lang w:val="en-CA"/>
        </w:rPr>
        <w:t>Study locations</w:t>
      </w:r>
      <w:bookmarkEnd w:id="7"/>
      <w:bookmarkEnd w:id="8"/>
    </w:p>
    <w:p w14:paraId="582EF252" w14:textId="30B1C6C4" w:rsidR="00D766DA" w:rsidRPr="00376FB0" w:rsidRDefault="46ADBAD0" w:rsidP="00F96183">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The island of Montreal </w:t>
      </w:r>
      <w:proofErr w:type="gramStart"/>
      <w:r w:rsidRPr="6CD637A7">
        <w:rPr>
          <w:rFonts w:ascii="Times New Roman" w:hAnsi="Times New Roman" w:cs="Times New Roman"/>
          <w:color w:val="000000" w:themeColor="text1"/>
          <w:lang w:val="en-CA"/>
        </w:rPr>
        <w:t>is located in</w:t>
      </w:r>
      <w:proofErr w:type="gramEnd"/>
      <w:r w:rsidRPr="6CD637A7">
        <w:rPr>
          <w:rFonts w:ascii="Times New Roman" w:hAnsi="Times New Roman" w:cs="Times New Roman"/>
          <w:color w:val="000000" w:themeColor="text1"/>
          <w:lang w:val="en-CA"/>
        </w:rPr>
        <w:t xml:space="preserve"> southern Quebec, Canada, with a population of ~2 million people </w:t>
      </w:r>
      <w:r w:rsidR="47D917AE" w:rsidRPr="6CD637A7">
        <w:rPr>
          <w:rFonts w:ascii="Times New Roman" w:hAnsi="Times New Roman" w:cs="Times New Roman"/>
          <w:color w:val="000000" w:themeColor="text1"/>
          <w:lang w:val="en-CA"/>
        </w:rPr>
        <w:t>coupled with high population density. The city’s climate is comprised of four distinct seasons with cold winters (</w:t>
      </w:r>
      <w:r w:rsidR="00BD1CA6">
        <w:rPr>
          <w:rFonts w:ascii="Times New Roman" w:hAnsi="Times New Roman" w:cs="Times New Roman"/>
          <w:color w:val="000000" w:themeColor="text1"/>
          <w:lang w:val="en-CA"/>
        </w:rPr>
        <w:t>temperatures can range between -23 ˚C and 4 ˚C during the month of January</w:t>
      </w:r>
      <w:r w:rsidR="556C0EB9" w:rsidRPr="6CD637A7">
        <w:rPr>
          <w:rFonts w:ascii="Times New Roman" w:hAnsi="Times New Roman" w:cs="Times New Roman"/>
          <w:color w:val="000000" w:themeColor="text1"/>
          <w:lang w:val="en-CA"/>
        </w:rPr>
        <w:t>) and warm summers</w:t>
      </w:r>
      <w:r w:rsidR="00396A70">
        <w:rPr>
          <w:rFonts w:ascii="Times New Roman" w:hAnsi="Times New Roman" w:cs="Times New Roman"/>
          <w:color w:val="000000" w:themeColor="text1"/>
          <w:lang w:val="en-CA"/>
        </w:rPr>
        <w:t xml:space="preserve"> </w:t>
      </w:r>
      <w:r w:rsidR="00181CFC">
        <w:rPr>
          <w:rFonts w:ascii="Times New Roman" w:hAnsi="Times New Roman" w:cs="Times New Roman"/>
          <w:color w:val="000000" w:themeColor="text1"/>
          <w:lang w:val="en-CA"/>
        </w:rPr>
        <w:fldChar w:fldCharType="begin"/>
      </w:r>
      <w:r w:rsidR="00CE36BD">
        <w:rPr>
          <w:rFonts w:ascii="Times New Roman" w:hAnsi="Times New Roman" w:cs="Times New Roman"/>
          <w:color w:val="000000" w:themeColor="text1"/>
          <w:lang w:val="en-CA"/>
        </w:rPr>
        <w:instrText xml:space="preserve"> ADDIN ZOTERO_ITEM CSL_CITATION {"citationID":"RpIepjC9","properties":{"unsorted":false,"formattedCitation":"(with temperatures sometimes exceeding 30 \\uc0\\u730{}C; WeatherSpark)","plainCitation":"(with temperatures sometimes exceeding 30 ˚C; WeatherSpark)","noteIndex":0},"citationItems":[{"id":1283,"uris":["http://zotero.org/users/16770306/items/CP22SRRR"],"itemData":{"id":1283,"type":"webpage","abstract":"Discover the year-round climate in Montréal, from long, warm summers to freezing, snowy winters, in detailed charts, weather &amp; temperature by month.","container-title":"Climate and Average Weather Year-Round in Montreal","language":"en","title":"Climate and Average Weather Year-Round in Montreal","URL":"https://weatherspark.com/y/25077/Average-Weather-in-Montr%C3%A9al-Quebec-Canada-Year-Round","author":[{"family":"WeatherSpark","given":""}],"accessed":{"date-parts":[["2026",6,21]]}},"prefix":"with temperatures sometimes exceeding 30 ˚C;"}],"schema":"https://github.com/citation-style-language/schema/raw/master/csl-citation.json"} </w:instrText>
      </w:r>
      <w:r w:rsidR="00181CFC">
        <w:rPr>
          <w:rFonts w:ascii="Times New Roman" w:hAnsi="Times New Roman" w:cs="Times New Roman"/>
          <w:color w:val="000000" w:themeColor="text1"/>
          <w:lang w:val="en-CA"/>
        </w:rPr>
        <w:fldChar w:fldCharType="separate"/>
      </w:r>
      <w:r w:rsidR="00181CFC" w:rsidRPr="00181CFC">
        <w:rPr>
          <w:rFonts w:ascii="Times New Roman" w:hAnsi="Times New Roman" w:cs="Times New Roman"/>
          <w:color w:val="000000"/>
          <w:kern w:val="0"/>
          <w:lang w:val="en-US"/>
        </w:rPr>
        <w:t>(with temperatures sometimes exceeding 30 ˚C; WeatherSpark)</w:t>
      </w:r>
      <w:r w:rsidR="00181CFC">
        <w:rPr>
          <w:rFonts w:ascii="Times New Roman" w:hAnsi="Times New Roman" w:cs="Times New Roman"/>
          <w:color w:val="000000" w:themeColor="text1"/>
          <w:lang w:val="en-CA"/>
        </w:rPr>
        <w:fldChar w:fldCharType="end"/>
      </w:r>
      <w:r w:rsidR="00181CFC">
        <w:rPr>
          <w:rFonts w:ascii="Times New Roman" w:hAnsi="Times New Roman" w:cs="Times New Roman"/>
          <w:color w:val="000000" w:themeColor="text1"/>
          <w:lang w:val="en-CA"/>
        </w:rPr>
        <w:t xml:space="preserve">. </w:t>
      </w:r>
      <w:r w:rsidR="77C8E758" w:rsidRPr="6CD637A7">
        <w:rPr>
          <w:rFonts w:ascii="Times New Roman" w:hAnsi="Times New Roman" w:cs="Times New Roman"/>
          <w:color w:val="000000" w:themeColor="text1"/>
          <w:lang w:val="en-CA"/>
        </w:rPr>
        <w:t xml:space="preserve">This research was conducted </w:t>
      </w:r>
      <w:r w:rsidR="3413A410" w:rsidRPr="6CD637A7">
        <w:rPr>
          <w:rFonts w:ascii="Times New Roman" w:hAnsi="Times New Roman" w:cs="Times New Roman"/>
          <w:color w:val="000000" w:themeColor="text1"/>
          <w:lang w:val="en-CA"/>
        </w:rPr>
        <w:t>at</w:t>
      </w:r>
      <w:r w:rsidR="77C8E758" w:rsidRPr="6CD637A7">
        <w:rPr>
          <w:rFonts w:ascii="Times New Roman" w:hAnsi="Times New Roman" w:cs="Times New Roman"/>
          <w:color w:val="000000" w:themeColor="text1"/>
          <w:lang w:val="en-CA"/>
        </w:rPr>
        <w:t xml:space="preserve"> three study sites (</w:t>
      </w:r>
      <w:r w:rsidR="0F496D09" w:rsidRPr="6CD637A7">
        <w:rPr>
          <w:rFonts w:ascii="Times New Roman" w:hAnsi="Times New Roman" w:cs="Times New Roman"/>
          <w:color w:val="000000" w:themeColor="text1"/>
          <w:lang w:val="en-CA"/>
        </w:rPr>
        <w:t>Figure 1</w:t>
      </w:r>
      <w:r w:rsidR="77C8E758" w:rsidRPr="6CD637A7">
        <w:rPr>
          <w:rFonts w:ascii="Times New Roman" w:hAnsi="Times New Roman" w:cs="Times New Roman"/>
          <w:color w:val="000000" w:themeColor="text1"/>
          <w:lang w:val="en-CA"/>
        </w:rPr>
        <w:t xml:space="preserve">) with varying levels of urbanization. Each site includes two release locations randomly assigned to the individuals. The </w:t>
      </w:r>
      <w:r w:rsidR="003C03AE" w:rsidRPr="6CD637A7">
        <w:rPr>
          <w:rFonts w:ascii="Times New Roman" w:hAnsi="Times New Roman" w:cs="Times New Roman"/>
          <w:color w:val="000000" w:themeColor="text1"/>
          <w:lang w:val="en-CA"/>
        </w:rPr>
        <w:t>peri-urban site is</w:t>
      </w:r>
      <w:r w:rsidR="77C8E758" w:rsidRPr="6CD637A7">
        <w:rPr>
          <w:rFonts w:ascii="Times New Roman" w:hAnsi="Times New Roman" w:cs="Times New Roman"/>
          <w:color w:val="000000" w:themeColor="text1"/>
          <w:lang w:val="en-CA"/>
        </w:rPr>
        <w:t xml:space="preserve"> located on the western end of the island of Montreal</w:t>
      </w:r>
      <w:r w:rsidR="166C06B9" w:rsidRPr="6CD637A7">
        <w:rPr>
          <w:rFonts w:ascii="Times New Roman" w:hAnsi="Times New Roman" w:cs="Times New Roman"/>
          <w:color w:val="000000" w:themeColor="text1"/>
          <w:lang w:val="en-CA"/>
        </w:rPr>
        <w:t xml:space="preserve"> at the McGill Bird Observatory</w:t>
      </w:r>
      <w:r w:rsidR="77C8E758" w:rsidRPr="6CD637A7">
        <w:rPr>
          <w:rFonts w:ascii="Times New Roman" w:hAnsi="Times New Roman" w:cs="Times New Roman"/>
          <w:color w:val="000000" w:themeColor="text1"/>
          <w:lang w:val="en-CA"/>
        </w:rPr>
        <w:t xml:space="preserve"> (</w:t>
      </w:r>
      <w:r w:rsidR="1E239E07" w:rsidRPr="6CD637A7">
        <w:rPr>
          <w:rFonts w:ascii="Times New Roman" w:hAnsi="Times New Roman" w:cs="Times New Roman"/>
          <w:color w:val="000000" w:themeColor="text1"/>
          <w:lang w:val="en-CA"/>
        </w:rPr>
        <w:t xml:space="preserve">MBO; </w:t>
      </w:r>
      <w:r w:rsidR="77C8E758" w:rsidRPr="6CD637A7">
        <w:rPr>
          <w:rFonts w:ascii="Times New Roman" w:hAnsi="Times New Roman" w:cs="Times New Roman"/>
          <w:color w:val="000000" w:themeColor="text1"/>
          <w:lang w:val="en-CA"/>
        </w:rPr>
        <w:lastRenderedPageBreak/>
        <w:t>45˚25’51.</w:t>
      </w:r>
      <w:proofErr w:type="gramStart"/>
      <w:r w:rsidR="77C8E758" w:rsidRPr="6CD637A7">
        <w:rPr>
          <w:rFonts w:ascii="Times New Roman" w:hAnsi="Times New Roman" w:cs="Times New Roman"/>
          <w:color w:val="000000" w:themeColor="text1"/>
          <w:lang w:val="en-CA"/>
        </w:rPr>
        <w:t>4”N</w:t>
      </w:r>
      <w:proofErr w:type="gramEnd"/>
      <w:r w:rsidR="77C8E758" w:rsidRPr="6CD637A7">
        <w:rPr>
          <w:rFonts w:ascii="Times New Roman" w:hAnsi="Times New Roman" w:cs="Times New Roman"/>
          <w:color w:val="000000" w:themeColor="text1"/>
          <w:lang w:val="en-CA"/>
        </w:rPr>
        <w:t xml:space="preserve"> 73˚56’18.</w:t>
      </w:r>
      <w:proofErr w:type="gramStart"/>
      <w:r w:rsidR="77C8E758" w:rsidRPr="6CD637A7">
        <w:rPr>
          <w:rFonts w:ascii="Times New Roman" w:hAnsi="Times New Roman" w:cs="Times New Roman"/>
          <w:color w:val="000000" w:themeColor="text1"/>
          <w:lang w:val="en-CA"/>
        </w:rPr>
        <w:t>5”W</w:t>
      </w:r>
      <w:proofErr w:type="gramEnd"/>
      <w:r w:rsidR="77C8E758" w:rsidRPr="6CD637A7">
        <w:rPr>
          <w:rFonts w:ascii="Times New Roman" w:hAnsi="Times New Roman" w:cs="Times New Roman"/>
          <w:color w:val="000000" w:themeColor="text1"/>
          <w:lang w:val="en-CA"/>
        </w:rPr>
        <w:t>). The MBO is part of the 30 km</w:t>
      </w:r>
      <w:r w:rsidR="77C8E758" w:rsidRPr="6CD637A7">
        <w:rPr>
          <w:rFonts w:ascii="Times New Roman" w:hAnsi="Times New Roman" w:cs="Times New Roman"/>
          <w:color w:val="000000" w:themeColor="text1"/>
          <w:vertAlign w:val="superscript"/>
          <w:lang w:val="en-CA"/>
        </w:rPr>
        <w:t>2</w:t>
      </w:r>
      <w:r w:rsidR="77C8E758" w:rsidRPr="6CD637A7">
        <w:rPr>
          <w:rFonts w:ascii="Times New Roman" w:hAnsi="Times New Roman" w:cs="Times New Roman"/>
          <w:color w:val="000000" w:themeColor="text1"/>
          <w:lang w:val="en-CA"/>
        </w:rPr>
        <w:t xml:space="preserve"> </w:t>
      </w:r>
      <w:r w:rsidR="77C8E758" w:rsidRPr="6CD637A7">
        <w:rPr>
          <w:rFonts w:ascii="Times New Roman" w:hAnsi="Times New Roman" w:cs="Times New Roman"/>
          <w:i/>
          <w:iCs/>
          <w:color w:val="000000" w:themeColor="text1"/>
          <w:lang w:val="en-CA"/>
        </w:rPr>
        <w:t>Grand parc de l’Ouest</w:t>
      </w:r>
      <w:r w:rsidR="77C8E758" w:rsidRPr="6CD637A7">
        <w:rPr>
          <w:rFonts w:ascii="Times New Roman" w:hAnsi="Times New Roman" w:cs="Times New Roman"/>
          <w:color w:val="000000" w:themeColor="text1"/>
          <w:lang w:val="en-CA"/>
        </w:rPr>
        <w:t xml:space="preserve">. The </w:t>
      </w:r>
      <w:r w:rsidR="003C03AE" w:rsidRPr="6CD637A7">
        <w:rPr>
          <w:rFonts w:ascii="Times New Roman" w:hAnsi="Times New Roman" w:cs="Times New Roman"/>
          <w:color w:val="000000" w:themeColor="text1"/>
          <w:lang w:val="en-CA"/>
        </w:rPr>
        <w:t xml:space="preserve">suburban site </w:t>
      </w:r>
      <w:proofErr w:type="gramStart"/>
      <w:r w:rsidR="003C03AE" w:rsidRPr="6CD637A7">
        <w:rPr>
          <w:rFonts w:ascii="Times New Roman" w:hAnsi="Times New Roman" w:cs="Times New Roman"/>
          <w:color w:val="000000" w:themeColor="text1"/>
          <w:lang w:val="en-CA"/>
        </w:rPr>
        <w:t xml:space="preserve">is </w:t>
      </w:r>
      <w:r w:rsidR="1E239E07" w:rsidRPr="6CD637A7">
        <w:rPr>
          <w:rFonts w:ascii="Times New Roman" w:hAnsi="Times New Roman" w:cs="Times New Roman"/>
          <w:color w:val="000000" w:themeColor="text1"/>
          <w:lang w:val="en-CA"/>
        </w:rPr>
        <w:t>located in</w:t>
      </w:r>
      <w:proofErr w:type="gramEnd"/>
      <w:r w:rsidR="1E239E07" w:rsidRPr="6CD637A7">
        <w:rPr>
          <w:rFonts w:ascii="Times New Roman" w:hAnsi="Times New Roman" w:cs="Times New Roman"/>
          <w:color w:val="000000" w:themeColor="text1"/>
          <w:lang w:val="en-CA"/>
        </w:rPr>
        <w:t xml:space="preserve"> the Town of Baie d’Urfé</w:t>
      </w:r>
      <w:r w:rsidR="77C8E758" w:rsidRPr="6CD637A7">
        <w:rPr>
          <w:rFonts w:ascii="Times New Roman" w:hAnsi="Times New Roman" w:cs="Times New Roman"/>
          <w:color w:val="000000" w:themeColor="text1"/>
          <w:lang w:val="en-CA"/>
        </w:rPr>
        <w:t xml:space="preserve"> (45˚24’39.</w:t>
      </w:r>
      <w:proofErr w:type="gramStart"/>
      <w:r w:rsidR="77C8E758" w:rsidRPr="6CD637A7">
        <w:rPr>
          <w:rFonts w:ascii="Times New Roman" w:hAnsi="Times New Roman" w:cs="Times New Roman"/>
          <w:color w:val="000000" w:themeColor="text1"/>
          <w:lang w:val="en-CA"/>
        </w:rPr>
        <w:t>2”N</w:t>
      </w:r>
      <w:proofErr w:type="gramEnd"/>
      <w:r w:rsidR="77C8E758" w:rsidRPr="6CD637A7">
        <w:rPr>
          <w:rFonts w:ascii="Times New Roman" w:hAnsi="Times New Roman" w:cs="Times New Roman"/>
          <w:color w:val="000000" w:themeColor="text1"/>
          <w:lang w:val="en-CA"/>
        </w:rPr>
        <w:t xml:space="preserve"> 73˚55’50.</w:t>
      </w:r>
      <w:proofErr w:type="gramStart"/>
      <w:r w:rsidR="77C8E758" w:rsidRPr="6CD637A7">
        <w:rPr>
          <w:rFonts w:ascii="Times New Roman" w:hAnsi="Times New Roman" w:cs="Times New Roman"/>
          <w:color w:val="000000" w:themeColor="text1"/>
          <w:lang w:val="en-CA"/>
        </w:rPr>
        <w:t>0”W</w:t>
      </w:r>
      <w:proofErr w:type="gramEnd"/>
      <w:r w:rsidR="77C8E758" w:rsidRPr="6CD637A7">
        <w:rPr>
          <w:rFonts w:ascii="Times New Roman" w:hAnsi="Times New Roman" w:cs="Times New Roman"/>
          <w:color w:val="000000" w:themeColor="text1"/>
          <w:lang w:val="en-CA"/>
        </w:rPr>
        <w:t xml:space="preserve">). </w:t>
      </w:r>
      <w:r w:rsidR="003C03AE" w:rsidRPr="6CD637A7">
        <w:rPr>
          <w:rFonts w:ascii="Times New Roman" w:hAnsi="Times New Roman" w:cs="Times New Roman"/>
          <w:color w:val="000000" w:themeColor="text1"/>
          <w:lang w:val="en-CA"/>
        </w:rPr>
        <w:t xml:space="preserve">The urban study site </w:t>
      </w:r>
      <w:proofErr w:type="gramStart"/>
      <w:r w:rsidR="003C03AE" w:rsidRPr="6CD637A7">
        <w:rPr>
          <w:rFonts w:ascii="Times New Roman" w:hAnsi="Times New Roman" w:cs="Times New Roman"/>
          <w:color w:val="000000" w:themeColor="text1"/>
          <w:lang w:val="en-CA"/>
        </w:rPr>
        <w:t>is</w:t>
      </w:r>
      <w:r w:rsidR="1E239E07" w:rsidRPr="6CD637A7">
        <w:rPr>
          <w:rFonts w:ascii="Times New Roman" w:hAnsi="Times New Roman" w:cs="Times New Roman"/>
          <w:color w:val="000000" w:themeColor="text1"/>
          <w:lang w:val="en-CA"/>
        </w:rPr>
        <w:t xml:space="preserve"> located in</w:t>
      </w:r>
      <w:proofErr w:type="gramEnd"/>
      <w:r w:rsidR="1E239E07" w:rsidRPr="6CD637A7">
        <w:rPr>
          <w:rFonts w:ascii="Times New Roman" w:hAnsi="Times New Roman" w:cs="Times New Roman"/>
          <w:color w:val="000000" w:themeColor="text1"/>
          <w:lang w:val="en-CA"/>
        </w:rPr>
        <w:t xml:space="preserve"> the Notre-Dame-de-Grâce neighbourhood</w:t>
      </w:r>
      <w:r w:rsidR="77C8E758" w:rsidRPr="6CD637A7">
        <w:rPr>
          <w:rFonts w:ascii="Times New Roman" w:hAnsi="Times New Roman" w:cs="Times New Roman"/>
          <w:color w:val="000000" w:themeColor="text1"/>
          <w:lang w:val="en-CA"/>
        </w:rPr>
        <w:t xml:space="preserve"> </w:t>
      </w:r>
      <w:r w:rsidR="097346CE" w:rsidRPr="6CD637A7">
        <w:rPr>
          <w:rFonts w:ascii="Times New Roman" w:hAnsi="Times New Roman" w:cs="Times New Roman"/>
          <w:color w:val="000000" w:themeColor="text1"/>
          <w:lang w:val="en-CA"/>
        </w:rPr>
        <w:t xml:space="preserve">of the city </w:t>
      </w:r>
      <w:r w:rsidR="77C8E758" w:rsidRPr="6CD637A7">
        <w:rPr>
          <w:rFonts w:ascii="Times New Roman" w:hAnsi="Times New Roman" w:cs="Times New Roman"/>
          <w:color w:val="000000" w:themeColor="text1"/>
          <w:lang w:val="en-CA"/>
        </w:rPr>
        <w:t>(45˚27’35.</w:t>
      </w:r>
      <w:proofErr w:type="gramStart"/>
      <w:r w:rsidR="77C8E758" w:rsidRPr="6CD637A7">
        <w:rPr>
          <w:rFonts w:ascii="Times New Roman" w:hAnsi="Times New Roman" w:cs="Times New Roman"/>
          <w:color w:val="000000" w:themeColor="text1"/>
          <w:lang w:val="en-CA"/>
        </w:rPr>
        <w:t>7”N</w:t>
      </w:r>
      <w:proofErr w:type="gramEnd"/>
      <w:r w:rsidR="77C8E758" w:rsidRPr="6CD637A7">
        <w:rPr>
          <w:rFonts w:ascii="Times New Roman" w:hAnsi="Times New Roman" w:cs="Times New Roman"/>
          <w:color w:val="000000" w:themeColor="text1"/>
          <w:lang w:val="en-CA"/>
        </w:rPr>
        <w:t xml:space="preserve"> 73˚38’30.</w:t>
      </w:r>
      <w:proofErr w:type="gramStart"/>
      <w:r w:rsidR="77C8E758" w:rsidRPr="6CD637A7">
        <w:rPr>
          <w:rFonts w:ascii="Times New Roman" w:hAnsi="Times New Roman" w:cs="Times New Roman"/>
          <w:color w:val="000000" w:themeColor="text1"/>
          <w:lang w:val="en-CA"/>
        </w:rPr>
        <w:t>2”W</w:t>
      </w:r>
      <w:proofErr w:type="gramEnd"/>
      <w:r w:rsidR="77C8E758" w:rsidRPr="6CD637A7">
        <w:rPr>
          <w:rFonts w:ascii="Times New Roman" w:hAnsi="Times New Roman" w:cs="Times New Roman"/>
          <w:color w:val="000000" w:themeColor="text1"/>
          <w:lang w:val="en-CA"/>
        </w:rPr>
        <w:t xml:space="preserve">). Because </w:t>
      </w:r>
      <w:r w:rsidR="00265A89">
        <w:rPr>
          <w:rFonts w:ascii="Times New Roman" w:hAnsi="Times New Roman" w:cs="Times New Roman"/>
          <w:color w:val="000000" w:themeColor="text1"/>
          <w:lang w:val="en-CA"/>
        </w:rPr>
        <w:t>cardinals</w:t>
      </w:r>
      <w:r w:rsidR="77C8E758" w:rsidRPr="6CD637A7">
        <w:rPr>
          <w:rFonts w:ascii="Times New Roman" w:hAnsi="Times New Roman" w:cs="Times New Roman"/>
          <w:color w:val="000000" w:themeColor="text1"/>
          <w:lang w:val="en-CA"/>
        </w:rPr>
        <w:t xml:space="preserve"> can be found in all three sites, we assumed that the translocated birds would be able to survive and thrive at each location.</w:t>
      </w:r>
    </w:p>
    <w:p w14:paraId="0F10BE6A" w14:textId="357741DF" w:rsidR="00612B42" w:rsidRPr="00943D5C" w:rsidRDefault="00376FB0" w:rsidP="00F96183">
      <w:pPr>
        <w:spacing w:line="480" w:lineRule="auto"/>
        <w:rPr>
          <w:rFonts w:ascii="Times New Roman" w:hAnsi="Times New Roman" w:cs="Times New Roman"/>
          <w:color w:val="000000" w:themeColor="text1"/>
          <w:lang w:val="en-CA"/>
        </w:rPr>
      </w:pPr>
      <w:r>
        <w:rPr>
          <w:rFonts w:ascii="Times New Roman" w:hAnsi="Times New Roman" w:cs="Times New Roman"/>
          <w:b/>
          <w:bCs/>
          <w:noProof/>
          <w:color w:val="000000" w:themeColor="text1"/>
          <w:lang w:val="en-CA"/>
        </w:rPr>
        <w:drawing>
          <wp:inline distT="0" distB="0" distL="0" distR="0" wp14:anchorId="2FDD707C" wp14:editId="2CA1D91F">
            <wp:extent cx="5943600" cy="4624070"/>
            <wp:effectExtent l="12700" t="12700" r="12700" b="11430"/>
            <wp:docPr id="2020872821"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72821" name="Picture 2" descr="A map of a ci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24070"/>
                    </a:xfrm>
                    <a:prstGeom prst="rect">
                      <a:avLst/>
                    </a:prstGeom>
                    <a:ln>
                      <a:solidFill>
                        <a:schemeClr val="tx1"/>
                      </a:solidFill>
                    </a:ln>
                  </pic:spPr>
                </pic:pic>
              </a:graphicData>
            </a:graphic>
          </wp:inline>
        </w:drawing>
      </w:r>
      <w:r w:rsidR="007D6FF3" w:rsidRPr="6723BA6D">
        <w:rPr>
          <w:rFonts w:ascii="Times New Roman" w:hAnsi="Times New Roman" w:cs="Times New Roman"/>
          <w:b/>
          <w:bCs/>
          <w:color w:val="000000" w:themeColor="text1"/>
          <w:lang w:val="en-CA"/>
        </w:rPr>
        <w:t xml:space="preserve">Figure 1. </w:t>
      </w:r>
      <w:r w:rsidR="007D6FF3" w:rsidRPr="6723BA6D">
        <w:rPr>
          <w:rFonts w:ascii="Times New Roman" w:hAnsi="Times New Roman" w:cs="Times New Roman"/>
          <w:color w:val="000000" w:themeColor="text1"/>
          <w:lang w:val="en-CA"/>
        </w:rPr>
        <w:t>Study locations on the Island of Montreal</w:t>
      </w:r>
      <w:r w:rsidR="007D6FF3" w:rsidRPr="6723BA6D">
        <w:rPr>
          <w:rFonts w:ascii="Times New Roman" w:hAnsi="Times New Roman" w:cs="Times New Roman"/>
          <w:b/>
          <w:bCs/>
          <w:color w:val="000000" w:themeColor="text1"/>
          <w:lang w:val="en-CA"/>
        </w:rPr>
        <w:t xml:space="preserve"> </w:t>
      </w:r>
      <w:r w:rsidR="007D6FF3" w:rsidRPr="6723BA6D">
        <w:rPr>
          <w:rFonts w:ascii="Times New Roman" w:hAnsi="Times New Roman" w:cs="Times New Roman"/>
          <w:color w:val="000000" w:themeColor="text1"/>
          <w:lang w:val="en-CA"/>
        </w:rPr>
        <w:t xml:space="preserve">A) </w:t>
      </w:r>
      <w:r w:rsidR="007A2D40" w:rsidRPr="6723BA6D">
        <w:rPr>
          <w:rFonts w:ascii="Times New Roman" w:hAnsi="Times New Roman" w:cs="Times New Roman"/>
          <w:color w:val="000000" w:themeColor="text1"/>
          <w:lang w:val="en-CA"/>
        </w:rPr>
        <w:t>The peri-urban site is at the McGill Bird Observatory</w:t>
      </w:r>
      <w:r w:rsidR="007D6FF3" w:rsidRPr="6723BA6D">
        <w:rPr>
          <w:rFonts w:ascii="Times New Roman" w:hAnsi="Times New Roman" w:cs="Times New Roman"/>
          <w:color w:val="000000" w:themeColor="text1"/>
          <w:lang w:val="en-CA"/>
        </w:rPr>
        <w:t xml:space="preserve"> (2% of the area covered by streets and/or roads). B) </w:t>
      </w:r>
      <w:r w:rsidR="007A2D40" w:rsidRPr="6723BA6D">
        <w:rPr>
          <w:rFonts w:ascii="Times New Roman" w:hAnsi="Times New Roman" w:cs="Times New Roman"/>
          <w:color w:val="000000" w:themeColor="text1"/>
          <w:lang w:val="en-CA"/>
        </w:rPr>
        <w:t xml:space="preserve">The suburban </w:t>
      </w:r>
      <w:r w:rsidR="0020484D" w:rsidRPr="6723BA6D">
        <w:rPr>
          <w:rFonts w:ascii="Times New Roman" w:hAnsi="Times New Roman" w:cs="Times New Roman"/>
          <w:color w:val="000000" w:themeColor="text1"/>
          <w:lang w:val="en-CA"/>
        </w:rPr>
        <w:t>site</w:t>
      </w:r>
      <w:r w:rsidR="007D6FF3" w:rsidRPr="6723BA6D">
        <w:rPr>
          <w:rFonts w:ascii="Times New Roman" w:hAnsi="Times New Roman" w:cs="Times New Roman"/>
          <w:color w:val="000000" w:themeColor="text1"/>
          <w:lang w:val="en-CA"/>
        </w:rPr>
        <w:t xml:space="preserve"> (5%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the residential Town of Baie d’Urfé</w:t>
      </w:r>
      <w:r w:rsidR="007D6FF3" w:rsidRPr="6723BA6D">
        <w:rPr>
          <w:rFonts w:ascii="Times New Roman" w:hAnsi="Times New Roman" w:cs="Times New Roman"/>
          <w:color w:val="000000" w:themeColor="text1"/>
          <w:lang w:val="en-CA"/>
        </w:rPr>
        <w:t xml:space="preserve">. C) </w:t>
      </w:r>
      <w:r w:rsidR="0020484D" w:rsidRPr="6723BA6D">
        <w:rPr>
          <w:rFonts w:ascii="Times New Roman" w:hAnsi="Times New Roman" w:cs="Times New Roman"/>
          <w:color w:val="000000" w:themeColor="text1"/>
          <w:lang w:val="en-CA"/>
        </w:rPr>
        <w:t>The urban site</w:t>
      </w:r>
      <w:r w:rsidR="007D6FF3" w:rsidRPr="6723BA6D">
        <w:rPr>
          <w:rFonts w:ascii="Times New Roman" w:hAnsi="Times New Roman" w:cs="Times New Roman"/>
          <w:color w:val="000000" w:themeColor="text1"/>
          <w:lang w:val="en-CA"/>
        </w:rPr>
        <w:t xml:space="preserve"> (13%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Notre-Dame-de-Grâce neighbourhood</w:t>
      </w:r>
      <w:r w:rsidR="007D6FF3" w:rsidRPr="6723BA6D">
        <w:rPr>
          <w:rFonts w:ascii="Times New Roman" w:hAnsi="Times New Roman" w:cs="Times New Roman"/>
          <w:color w:val="000000" w:themeColor="text1"/>
          <w:lang w:val="en-CA"/>
        </w:rPr>
        <w:t>.</w:t>
      </w:r>
    </w:p>
    <w:p w14:paraId="2D9AD609" w14:textId="32F5FD70" w:rsidR="007D6FF3" w:rsidRPr="009C2812" w:rsidRDefault="0DB9EC2C" w:rsidP="00612B42">
      <w:pPr>
        <w:spacing w:line="480" w:lineRule="auto"/>
        <w:rPr>
          <w:rFonts w:ascii="Times New Roman" w:hAnsi="Times New Roman" w:cs="Times New Roman"/>
          <w:lang w:val="en-CA"/>
        </w:rPr>
      </w:pPr>
      <w:r w:rsidRPr="6CD637A7">
        <w:rPr>
          <w:rFonts w:ascii="Times New Roman" w:hAnsi="Times New Roman" w:cs="Times New Roman"/>
          <w:lang w:val="en-CA"/>
        </w:rPr>
        <w:lastRenderedPageBreak/>
        <w:t xml:space="preserve">The three </w:t>
      </w:r>
      <w:r w:rsidR="007D6FF3" w:rsidRPr="6CD637A7">
        <w:rPr>
          <w:rFonts w:ascii="Times New Roman" w:hAnsi="Times New Roman" w:cs="Times New Roman"/>
          <w:lang w:val="en-CA"/>
        </w:rPr>
        <w:t xml:space="preserve">translocation sites </w:t>
      </w:r>
      <w:r w:rsidR="7FE81AEC" w:rsidRPr="6CD637A7">
        <w:rPr>
          <w:rFonts w:ascii="Times New Roman" w:hAnsi="Times New Roman" w:cs="Times New Roman"/>
          <w:lang w:val="en-CA"/>
        </w:rPr>
        <w:t xml:space="preserve">differed significantly </w:t>
      </w:r>
      <w:r w:rsidR="7B329FC9" w:rsidRPr="6CD637A7">
        <w:rPr>
          <w:rFonts w:ascii="Times New Roman" w:hAnsi="Times New Roman" w:cs="Times New Roman"/>
          <w:lang w:val="en-CA"/>
        </w:rPr>
        <w:t>in their</w:t>
      </w:r>
      <w:r w:rsidR="007D6FF3" w:rsidRPr="6CD637A7">
        <w:rPr>
          <w:rFonts w:ascii="Times New Roman" w:hAnsi="Times New Roman" w:cs="Times New Roman"/>
          <w:lang w:val="en-CA"/>
        </w:rPr>
        <w:t xml:space="preserve"> level of urbanization</w:t>
      </w:r>
      <w:r w:rsidR="0068B825" w:rsidRPr="6CD637A7">
        <w:rPr>
          <w:rFonts w:ascii="Times New Roman" w:hAnsi="Times New Roman" w:cs="Times New Roman"/>
          <w:lang w:val="en-CA"/>
        </w:rPr>
        <w:t>,</w:t>
      </w:r>
      <w:r w:rsidR="000F71C1" w:rsidRPr="6CD637A7">
        <w:rPr>
          <w:rFonts w:ascii="Times New Roman" w:hAnsi="Times New Roman" w:cs="Times New Roman"/>
          <w:lang w:val="en-CA"/>
        </w:rPr>
        <w:t xml:space="preserve"> following a Kruskal</w:t>
      </w:r>
      <w:r w:rsidR="00412799" w:rsidRPr="6CD637A7">
        <w:rPr>
          <w:rFonts w:ascii="Times New Roman" w:hAnsi="Times New Roman" w:cs="Times New Roman"/>
          <w:lang w:val="en-CA"/>
        </w:rPr>
        <w:t>-Wallis test and a Bon</w:t>
      </w:r>
      <w:r w:rsidR="008248E3" w:rsidRPr="6CD637A7">
        <w:rPr>
          <w:rFonts w:ascii="Times New Roman" w:hAnsi="Times New Roman" w:cs="Times New Roman"/>
          <w:lang w:val="en-CA"/>
        </w:rPr>
        <w:t>ferroni-corrected pairwise Wilcoxon test</w:t>
      </w:r>
      <w:r w:rsidR="007D6FF3" w:rsidRPr="6CD637A7">
        <w:rPr>
          <w:rFonts w:ascii="Times New Roman" w:hAnsi="Times New Roman" w:cs="Times New Roman"/>
          <w:lang w:val="en-CA"/>
        </w:rPr>
        <w:t xml:space="preserve"> (</w:t>
      </w:r>
      <w:r w:rsidR="007D6FF3" w:rsidRPr="6CD637A7">
        <w:rPr>
          <w:rFonts w:ascii="Times New Roman" w:hAnsi="Times New Roman" w:cs="Times New Roman"/>
          <w:i/>
          <w:iCs/>
          <w:lang w:val="en-CA"/>
        </w:rPr>
        <w:t>p</w:t>
      </w:r>
      <w:r w:rsidR="007D6FF3" w:rsidRPr="6CD637A7">
        <w:rPr>
          <w:rFonts w:ascii="Times New Roman" w:hAnsi="Times New Roman" w:cs="Times New Roman"/>
          <w:lang w:val="en-CA"/>
        </w:rPr>
        <w:t xml:space="preserve"> &lt; 0.001) based on population density data from the Cancensus </w:t>
      </w:r>
      <w:r w:rsidR="58787FE2" w:rsidRPr="6CD637A7">
        <w:rPr>
          <w:rFonts w:ascii="Times New Roman" w:hAnsi="Times New Roman" w:cs="Times New Roman"/>
          <w:lang w:val="en-CA"/>
        </w:rPr>
        <w:t xml:space="preserve">Program R </w:t>
      </w:r>
      <w:r w:rsidR="007D6FF3" w:rsidRPr="6CD637A7">
        <w:rPr>
          <w:rFonts w:ascii="Times New Roman" w:hAnsi="Times New Roman" w:cs="Times New Roman"/>
          <w:lang w:val="en-CA"/>
        </w:rPr>
        <w:t>package</w:t>
      </w:r>
      <w:r w:rsidR="00D45B0C" w:rsidRPr="6CD637A7">
        <w:rPr>
          <w:rFonts w:ascii="Times New Roman" w:hAnsi="Times New Roman" w:cs="Times New Roman"/>
          <w:lang w:val="en-CA"/>
        </w:rPr>
        <w:t xml:space="preserve"> </w:t>
      </w:r>
      <w:r w:rsidR="007D6FF3" w:rsidRPr="6CD637A7">
        <w:rPr>
          <w:rFonts w:ascii="Times New Roman" w:hAnsi="Times New Roman" w:cs="Times New Roman"/>
          <w:lang w:val="en-CA"/>
        </w:rPr>
        <w:fldChar w:fldCharType="begin"/>
      </w:r>
      <w:r w:rsidR="007D6FF3" w:rsidRPr="6CD637A7">
        <w:rPr>
          <w:rFonts w:ascii="Times New Roman" w:hAnsi="Times New Roman" w:cs="Times New Roman"/>
          <w:lang w:val="en-CA"/>
        </w:rPr>
        <w:instrText xml:space="preserve"> ADDIN ZOTERO_ITEM CSL_CITATION {"citationID":"4t6tNvB2","properties":{"formattedCitation":"(von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7D6FF3"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(von Bergmann et al. 2021)</w:t>
      </w:r>
      <w:r w:rsidR="007D6FF3" w:rsidRPr="6CD637A7">
        <w:rPr>
          <w:rFonts w:ascii="Times New Roman" w:hAnsi="Times New Roman" w:cs="Times New Roman"/>
          <w:lang w:val="en-CA"/>
        </w:rPr>
        <w:fldChar w:fldCharType="end"/>
      </w:r>
      <w:r w:rsidR="007D6FF3" w:rsidRPr="6CD637A7">
        <w:rPr>
          <w:rFonts w:ascii="Times New Roman" w:hAnsi="Times New Roman" w:cs="Times New Roman"/>
          <w:lang w:val="en-CA"/>
        </w:rPr>
        <w:t xml:space="preserve">, using census data from the Government of Canada for the year 2021. </w:t>
      </w:r>
      <w:r w:rsidR="007D6FF3" w:rsidRPr="6CD637A7">
        <w:rPr>
          <w:rFonts w:ascii="Times New Roman" w:hAnsi="Times New Roman" w:cs="Times New Roman"/>
          <w:color w:val="000000" w:themeColor="text1"/>
          <w:lang w:val="en-CA"/>
        </w:rPr>
        <w:t xml:space="preserve">All three sites are characterized by relatively high levels of green space compared to the broader urban context of Montreal. </w:t>
      </w:r>
      <w:r w:rsidR="00EC5182" w:rsidRPr="6CD637A7">
        <w:rPr>
          <w:rFonts w:ascii="Times New Roman" w:hAnsi="Times New Roman" w:cs="Times New Roman"/>
          <w:color w:val="000000" w:themeColor="text1"/>
          <w:lang w:val="en-CA"/>
        </w:rPr>
        <w:t>The gradient used here ranges from the higher percentages of canopy covers in the peri-urban site to the median</w:t>
      </w:r>
      <w:r w:rsidR="00B72D16" w:rsidRPr="6CD637A7">
        <w:rPr>
          <w:rFonts w:ascii="Times New Roman" w:hAnsi="Times New Roman" w:cs="Times New Roman"/>
          <w:color w:val="000000" w:themeColor="text1"/>
          <w:lang w:val="en-CA"/>
        </w:rPr>
        <w:t xml:space="preserve"> canopy cover for the Montreal area (~ 26%)</w:t>
      </w:r>
      <w:r w:rsidR="000C4573" w:rsidRPr="6CD637A7">
        <w:rPr>
          <w:rFonts w:ascii="Times New Roman" w:hAnsi="Times New Roman" w:cs="Times New Roman"/>
          <w:color w:val="000000" w:themeColor="text1"/>
          <w:lang w:val="en-CA"/>
        </w:rPr>
        <w:t xml:space="preserve"> </w:t>
      </w:r>
      <w:r w:rsidR="007D6FF3" w:rsidRPr="6CD637A7">
        <w:rPr>
          <w:rFonts w:ascii="Times New Roman" w:hAnsi="Times New Roman" w:cs="Times New Roman"/>
          <w:color w:val="000000" w:themeColor="text1"/>
          <w:lang w:val="en-CA"/>
        </w:rPr>
        <w:fldChar w:fldCharType="begin"/>
      </w:r>
      <w:r w:rsidR="007D6FF3" w:rsidRPr="6CD637A7">
        <w:rPr>
          <w:rFonts w:ascii="Times New Roman" w:hAnsi="Times New Roman" w:cs="Times New Roman"/>
          <w:color w:val="000000" w:themeColor="text1"/>
          <w:lang w:val="en-CA"/>
        </w:rPr>
        <w:instrText xml:space="preserve"> ADDIN ZOTERO_ITEM CSL_CITATION {"citationID":"UtRfiB6i","properties":{"formattedCitation":"(HealthyDesign.City 2021)","plainCitation":"(HealthyDesign.City 2021)","noteIndex":0},"citationItems":[{"id":1270,"uris":["http://zotero.org/users/16770306/items/6PPX8F6B"],"itemData":{"id":1270,"type":"dataset","title":"HealthyPlan.City","URL":"https://healthyplan.city/en","author":[{"family":"HealthyDesign.City","given":""}],"accessed":{"date-parts":[["2025",12,2]]},"issued":{"date-parts":[["2021"]]}}}],"schema":"https://github.com/citation-style-language/schema/raw/master/csl-citation.json"} </w:instrText>
      </w:r>
      <w:r w:rsidR="007D6FF3" w:rsidRPr="6CD637A7">
        <w:rPr>
          <w:rFonts w:ascii="Times New Roman" w:hAnsi="Times New Roman" w:cs="Times New Roman"/>
          <w:color w:val="000000" w:themeColor="text1"/>
          <w:lang w:val="en-CA"/>
        </w:rPr>
        <w:fldChar w:fldCharType="separate"/>
      </w:r>
      <w:r w:rsidR="0022583A" w:rsidRPr="6CD637A7">
        <w:rPr>
          <w:rFonts w:ascii="Times New Roman" w:hAnsi="Times New Roman" w:cs="Times New Roman"/>
          <w:noProof/>
          <w:color w:val="000000" w:themeColor="text1"/>
          <w:lang w:val="en-CA"/>
        </w:rPr>
        <w:t>(HealthyDesign.City 2021)</w:t>
      </w:r>
      <w:r w:rsidR="007D6FF3" w:rsidRPr="6CD637A7">
        <w:rPr>
          <w:rFonts w:ascii="Times New Roman" w:hAnsi="Times New Roman" w:cs="Times New Roman"/>
          <w:color w:val="000000" w:themeColor="text1"/>
          <w:lang w:val="en-CA"/>
        </w:rPr>
        <w:fldChar w:fldCharType="end"/>
      </w:r>
      <w:r w:rsidR="00B72D16" w:rsidRPr="6CD637A7">
        <w:rPr>
          <w:rFonts w:ascii="Times New Roman" w:hAnsi="Times New Roman" w:cs="Times New Roman"/>
          <w:color w:val="000000" w:themeColor="text1"/>
          <w:lang w:val="en-CA"/>
        </w:rPr>
        <w:t xml:space="preserve">. </w:t>
      </w:r>
      <w:r w:rsidR="007D6FF3" w:rsidRPr="6CD637A7">
        <w:rPr>
          <w:rFonts w:ascii="Times New Roman" w:hAnsi="Times New Roman" w:cs="Times New Roman"/>
          <w:color w:val="000000" w:themeColor="text1"/>
          <w:lang w:val="en-CA"/>
        </w:rPr>
        <w:t>As such, this gradient does not fully capture the extent of urbanization present across the entire city and should be interpreted as a localized urbanization gradient</w:t>
      </w:r>
      <w:r w:rsidR="00C0629D" w:rsidRPr="6CD637A7">
        <w:rPr>
          <w:rFonts w:ascii="Times New Roman" w:hAnsi="Times New Roman" w:cs="Times New Roman"/>
          <w:color w:val="000000" w:themeColor="text1"/>
          <w:lang w:val="en-CA"/>
        </w:rPr>
        <w:t>.</w:t>
      </w:r>
      <w:r w:rsidR="009C2812" w:rsidRPr="6CD637A7">
        <w:rPr>
          <w:rFonts w:ascii="Times New Roman" w:hAnsi="Times New Roman" w:cs="Times New Roman"/>
          <w:color w:val="000000" w:themeColor="text1"/>
          <w:lang w:val="en-CA"/>
        </w:rPr>
        <w:t xml:space="preserve"> We did try translocating </w:t>
      </w:r>
      <w:r w:rsidR="00245CC9" w:rsidRPr="6CD637A7">
        <w:rPr>
          <w:rFonts w:ascii="Times New Roman" w:hAnsi="Times New Roman" w:cs="Times New Roman"/>
          <w:color w:val="000000" w:themeColor="text1"/>
          <w:lang w:val="en-CA"/>
        </w:rPr>
        <w:t>cardinals</w:t>
      </w:r>
      <w:r w:rsidR="009C2812" w:rsidRPr="6CD637A7">
        <w:rPr>
          <w:rFonts w:ascii="Times New Roman" w:hAnsi="Times New Roman" w:cs="Times New Roman"/>
          <w:color w:val="000000" w:themeColor="text1"/>
          <w:lang w:val="en-CA"/>
        </w:rPr>
        <w:t xml:space="preserve"> to </w:t>
      </w:r>
      <w:r w:rsidR="00F23DED">
        <w:rPr>
          <w:rFonts w:ascii="Times New Roman" w:hAnsi="Times New Roman" w:cs="Times New Roman"/>
          <w:color w:val="000000" w:themeColor="text1"/>
          <w:lang w:val="en-CA"/>
        </w:rPr>
        <w:t>an area</w:t>
      </w:r>
      <w:r w:rsidR="009C2812" w:rsidRPr="6CD637A7">
        <w:rPr>
          <w:rFonts w:ascii="Times New Roman" w:hAnsi="Times New Roman" w:cs="Times New Roman"/>
          <w:color w:val="000000" w:themeColor="text1"/>
          <w:lang w:val="en-CA"/>
        </w:rPr>
        <w:t xml:space="preserve"> with lower canopy cover</w:t>
      </w:r>
      <w:r w:rsidR="000D1BC0" w:rsidRPr="6CD637A7">
        <w:rPr>
          <w:rFonts w:ascii="Times New Roman" w:hAnsi="Times New Roman" w:cs="Times New Roman"/>
          <w:color w:val="000000" w:themeColor="text1"/>
          <w:lang w:val="en-CA"/>
        </w:rPr>
        <w:t xml:space="preserve"> early on, but due to two immediate mortalities we decided to omit this site.</w:t>
      </w:r>
    </w:p>
    <w:p w14:paraId="2811E9D8" w14:textId="77777777" w:rsidR="007D6FF3" w:rsidRPr="004C757A" w:rsidRDefault="63FF15C4" w:rsidP="00F96183">
      <w:pPr>
        <w:pStyle w:val="Heading3"/>
        <w:spacing w:line="480" w:lineRule="auto"/>
        <w:rPr>
          <w:rFonts w:ascii="Times New Roman" w:hAnsi="Times New Roman" w:cs="Times New Roman"/>
          <w:color w:val="000000" w:themeColor="text1"/>
          <w:sz w:val="24"/>
          <w:szCs w:val="24"/>
          <w:u w:val="single"/>
          <w:lang w:val="en-CA"/>
        </w:rPr>
      </w:pPr>
      <w:bookmarkStart w:id="9" w:name="_Toc205543118"/>
      <w:bookmarkStart w:id="10" w:name="_Toc205883875"/>
      <w:r w:rsidRPr="43DADB7B">
        <w:rPr>
          <w:rFonts w:ascii="Times New Roman" w:hAnsi="Times New Roman" w:cs="Times New Roman"/>
          <w:color w:val="000000" w:themeColor="text1"/>
          <w:sz w:val="24"/>
          <w:szCs w:val="24"/>
          <w:u w:val="single"/>
          <w:lang w:val="en-CA"/>
        </w:rPr>
        <w:t>Radio tagging, banding &amp; translocation</w:t>
      </w:r>
      <w:bookmarkEnd w:id="9"/>
      <w:bookmarkEnd w:id="10"/>
    </w:p>
    <w:p w14:paraId="5244BD63" w14:textId="63B6DACB" w:rsidR="007D6FF3" w:rsidRDefault="738A7D07">
      <w:pPr>
        <w:spacing w:line="480" w:lineRule="auto"/>
        <w:rPr>
          <w:rFonts w:ascii="Times New Roman" w:hAnsi="Times New Roman" w:cs="Times New Roman"/>
          <w:color w:val="000000" w:themeColor="text1"/>
          <w:lang w:val="en-US"/>
        </w:rPr>
      </w:pPr>
      <w:r w:rsidRPr="6CD637A7">
        <w:rPr>
          <w:rFonts w:ascii="Times New Roman" w:hAnsi="Times New Roman" w:cs="Times New Roman"/>
          <w:color w:val="000000" w:themeColor="text1"/>
          <w:lang w:val="en-CA"/>
        </w:rPr>
        <w:t xml:space="preserve">All birds were caught during routine fall migration monitoring at </w:t>
      </w:r>
      <w:r w:rsidR="3CB3F85D" w:rsidRPr="6CD637A7">
        <w:rPr>
          <w:rFonts w:ascii="Times New Roman" w:hAnsi="Times New Roman" w:cs="Times New Roman"/>
          <w:color w:val="000000" w:themeColor="text1"/>
          <w:lang w:val="en-CA"/>
        </w:rPr>
        <w:t>MBO and were fitted with colour bands and Motus NanoTags following standard banding and morphological measurements</w:t>
      </w:r>
      <w:r w:rsidRPr="6CD637A7">
        <w:rPr>
          <w:rFonts w:ascii="Times New Roman" w:hAnsi="Times New Roman" w:cs="Times New Roman"/>
          <w:color w:val="000000" w:themeColor="text1"/>
          <w:lang w:val="en-CA"/>
        </w:rPr>
        <w:t xml:space="preserve"> (see Supplemental Information). </w:t>
      </w:r>
      <w:r w:rsidR="00245CC9" w:rsidRPr="6CD637A7">
        <w:rPr>
          <w:rFonts w:ascii="Times New Roman" w:hAnsi="Times New Roman" w:cs="Times New Roman"/>
          <w:color w:val="000000" w:themeColor="text1"/>
          <w:lang w:val="en-CA"/>
        </w:rPr>
        <w:t>Cardinals</w:t>
      </w:r>
      <w:r w:rsidR="77C8E758" w:rsidRPr="6CD637A7">
        <w:rPr>
          <w:rFonts w:ascii="Times New Roman" w:hAnsi="Times New Roman" w:cs="Times New Roman"/>
          <w:color w:val="000000" w:themeColor="text1"/>
          <w:lang w:val="en-CA"/>
        </w:rPr>
        <w:t xml:space="preserve"> translocated to sites away from </w:t>
      </w:r>
      <w:r w:rsidR="5F6A720D" w:rsidRPr="6CD637A7">
        <w:rPr>
          <w:rFonts w:ascii="Times New Roman" w:hAnsi="Times New Roman" w:cs="Times New Roman"/>
          <w:color w:val="000000" w:themeColor="text1"/>
          <w:lang w:val="en-CA"/>
        </w:rPr>
        <w:t>the peri-urban location</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suburban</w:t>
      </w:r>
      <w:r w:rsidR="77C8E758" w:rsidRPr="6CD637A7">
        <w:rPr>
          <w:rFonts w:ascii="Times New Roman" w:hAnsi="Times New Roman" w:cs="Times New Roman"/>
          <w:color w:val="000000" w:themeColor="text1"/>
          <w:lang w:val="en-CA"/>
        </w:rPr>
        <w:t xml:space="preserve"> and </w:t>
      </w:r>
      <w:r w:rsidR="5F6A720D" w:rsidRPr="6CD637A7">
        <w:rPr>
          <w:rFonts w:ascii="Times New Roman" w:hAnsi="Times New Roman" w:cs="Times New Roman"/>
          <w:color w:val="000000" w:themeColor="text1"/>
          <w:lang w:val="en-CA"/>
        </w:rPr>
        <w:t>urban</w:t>
      </w:r>
      <w:r w:rsidR="77C8E758" w:rsidRPr="6CD637A7">
        <w:rPr>
          <w:rFonts w:ascii="Times New Roman" w:hAnsi="Times New Roman" w:cs="Times New Roman"/>
          <w:color w:val="000000" w:themeColor="text1"/>
          <w:lang w:val="en-CA"/>
        </w:rPr>
        <w:t xml:space="preserve">), as well as control birds held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underwent a holding time of 45 minutes before release to standardize treatment amongst individuals. For the winter of the year 2022-2023 (winter 1), we were able to consistently track 20 birds released as control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which served as a pilot winter to assess the feasibility of the project. During the winter of 2023-2024 (winter 2), </w:t>
      </w:r>
      <w:r w:rsidR="6C2CA668" w:rsidRPr="6CD637A7">
        <w:rPr>
          <w:rFonts w:ascii="Times New Roman" w:hAnsi="Times New Roman" w:cs="Times New Roman"/>
          <w:color w:val="000000" w:themeColor="text1"/>
          <w:lang w:val="en-CA"/>
        </w:rPr>
        <w:t xml:space="preserve">we tagged and banded </w:t>
      </w:r>
      <w:r w:rsidR="77C8E758" w:rsidRPr="6CD637A7">
        <w:rPr>
          <w:rFonts w:ascii="Times New Roman" w:hAnsi="Times New Roman" w:cs="Times New Roman"/>
          <w:color w:val="000000" w:themeColor="text1"/>
          <w:lang w:val="en-CA"/>
        </w:rPr>
        <w:t xml:space="preserve">45 </w:t>
      </w:r>
      <w:r w:rsidR="00A62462" w:rsidRPr="6CD637A7">
        <w:rPr>
          <w:rFonts w:ascii="Times New Roman" w:hAnsi="Times New Roman" w:cs="Times New Roman"/>
          <w:color w:val="000000" w:themeColor="text1"/>
          <w:lang w:val="en-CA"/>
        </w:rPr>
        <w:t>birds,</w:t>
      </w:r>
      <w:r w:rsidR="77C8E758" w:rsidRPr="6CD637A7">
        <w:rPr>
          <w:rFonts w:ascii="Times New Roman" w:hAnsi="Times New Roman" w:cs="Times New Roman"/>
          <w:color w:val="000000" w:themeColor="text1"/>
          <w:lang w:val="en-CA"/>
        </w:rPr>
        <w:t xml:space="preserve"> with 15 individuals translocated to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 xml:space="preserve">, 15 translocated to </w:t>
      </w:r>
      <w:r w:rsidR="5F6A720D" w:rsidRPr="6CD637A7">
        <w:rPr>
          <w:rFonts w:ascii="Times New Roman" w:hAnsi="Times New Roman" w:cs="Times New Roman"/>
          <w:color w:val="000000" w:themeColor="text1"/>
          <w:lang w:val="en-CA"/>
        </w:rPr>
        <w:t>the suburban site</w:t>
      </w:r>
      <w:r w:rsidR="77C8E758" w:rsidRPr="6CD637A7">
        <w:rPr>
          <w:rFonts w:ascii="Times New Roman" w:hAnsi="Times New Roman" w:cs="Times New Roman"/>
          <w:color w:val="000000" w:themeColor="text1"/>
          <w:lang w:val="en-CA"/>
        </w:rPr>
        <w:t xml:space="preserve"> and 15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In 2024-2025 (winter 3), </w:t>
      </w:r>
      <w:r w:rsidR="6A961EA8" w:rsidRPr="6CD637A7">
        <w:rPr>
          <w:rFonts w:ascii="Times New Roman" w:hAnsi="Times New Roman" w:cs="Times New Roman"/>
          <w:color w:val="000000" w:themeColor="text1"/>
          <w:lang w:val="en-CA"/>
        </w:rPr>
        <w:t>we tagged and banded</w:t>
      </w:r>
      <w:r w:rsidR="77C8E758" w:rsidRPr="6CD637A7">
        <w:rPr>
          <w:rFonts w:ascii="Times New Roman" w:hAnsi="Times New Roman" w:cs="Times New Roman"/>
          <w:color w:val="000000" w:themeColor="text1"/>
          <w:lang w:val="en-CA"/>
        </w:rPr>
        <w:t xml:space="preserve"> 42 birds, with 5 individuals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16 individuals translocated </w:t>
      </w:r>
      <w:r w:rsidR="3D1A9794" w:rsidRPr="6CD637A7">
        <w:rPr>
          <w:rFonts w:ascii="Times New Roman" w:hAnsi="Times New Roman" w:cs="Times New Roman"/>
          <w:color w:val="000000" w:themeColor="text1"/>
          <w:lang w:val="en-CA"/>
        </w:rPr>
        <w:t>to</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 xml:space="preserve">the suburban </w:t>
      </w:r>
      <w:r w:rsidR="5F6A720D" w:rsidRPr="6CD637A7">
        <w:rPr>
          <w:rFonts w:ascii="Times New Roman" w:hAnsi="Times New Roman" w:cs="Times New Roman"/>
          <w:color w:val="000000" w:themeColor="text1"/>
          <w:lang w:val="en-CA"/>
        </w:rPr>
        <w:lastRenderedPageBreak/>
        <w:t>site</w:t>
      </w:r>
      <w:r w:rsidR="77C8E758" w:rsidRPr="6CD637A7">
        <w:rPr>
          <w:rFonts w:ascii="Times New Roman" w:hAnsi="Times New Roman" w:cs="Times New Roman"/>
          <w:color w:val="000000" w:themeColor="text1"/>
          <w:lang w:val="en-CA"/>
        </w:rPr>
        <w:t xml:space="preserve"> and 21 individuals translocated </w:t>
      </w:r>
      <w:r w:rsidR="0E1BF85D" w:rsidRPr="6CD637A7">
        <w:rPr>
          <w:rFonts w:ascii="Times New Roman" w:hAnsi="Times New Roman" w:cs="Times New Roman"/>
          <w:color w:val="000000" w:themeColor="text1"/>
          <w:lang w:val="en-CA"/>
        </w:rPr>
        <w:t>to</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w:t>
      </w:r>
      <w:r w:rsidR="383087FC" w:rsidRPr="6CD637A7">
        <w:rPr>
          <w:rFonts w:ascii="Times New Roman" w:hAnsi="Times New Roman" w:cs="Times New Roman"/>
          <w:color w:val="000000" w:themeColor="text1"/>
          <w:lang w:val="en-CA"/>
        </w:rPr>
        <w:t xml:space="preserve"> </w:t>
      </w:r>
      <w:r w:rsidR="383087FC" w:rsidRPr="6CD637A7">
        <w:rPr>
          <w:rFonts w:ascii="Times New Roman" w:hAnsi="Times New Roman" w:cs="Times New Roman"/>
          <w:lang w:val="en-CA"/>
        </w:rPr>
        <w:t xml:space="preserve">During the reproductive season, </w:t>
      </w:r>
      <w:r w:rsidR="00245CC9" w:rsidRPr="6CD637A7">
        <w:rPr>
          <w:rFonts w:ascii="Times New Roman" w:hAnsi="Times New Roman" w:cs="Times New Roman"/>
          <w:lang w:val="en-CA"/>
        </w:rPr>
        <w:t>cardinals</w:t>
      </w:r>
      <w:r w:rsidR="383087FC" w:rsidRPr="6CD637A7">
        <w:rPr>
          <w:rFonts w:ascii="Times New Roman" w:hAnsi="Times New Roman" w:cs="Times New Roman"/>
          <w:lang w:val="en-CA"/>
        </w:rPr>
        <w:t xml:space="preserve"> with tags (weighing 1.6 g [double the 0.8 g of </w:t>
      </w:r>
      <w:r w:rsidR="00225244">
        <w:rPr>
          <w:rFonts w:ascii="Times New Roman" w:hAnsi="Times New Roman" w:cs="Times New Roman"/>
          <w:lang w:val="en-CA"/>
        </w:rPr>
        <w:t xml:space="preserve">the tags used in the present </w:t>
      </w:r>
      <w:r w:rsidR="003775B3">
        <w:rPr>
          <w:rFonts w:ascii="Times New Roman" w:hAnsi="Times New Roman" w:cs="Times New Roman"/>
          <w:lang w:val="en-CA"/>
        </w:rPr>
        <w:t>study</w:t>
      </w:r>
      <w:r w:rsidR="383087FC" w:rsidRPr="6CD637A7">
        <w:rPr>
          <w:rFonts w:ascii="Times New Roman" w:hAnsi="Times New Roman" w:cs="Times New Roman"/>
          <w:lang w:val="en-CA"/>
        </w:rPr>
        <w:t xml:space="preserve">]) attached defended their nests less vigorously, but did not change their provisioning effects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{"citationID":"3T33voyd","properties":{"formattedCitation":"(Barron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(Barron et al. 2013)</w:t>
      </w:r>
      <w:r w:rsidRPr="6CD637A7">
        <w:rPr>
          <w:rFonts w:ascii="Times New Roman" w:hAnsi="Times New Roman" w:cs="Times New Roman"/>
          <w:lang w:val="en-CA"/>
        </w:rPr>
        <w:fldChar w:fldCharType="end"/>
      </w:r>
      <w:r w:rsidR="383087FC" w:rsidRPr="6CD637A7">
        <w:rPr>
          <w:rFonts w:ascii="Times New Roman" w:hAnsi="Times New Roman" w:cs="Times New Roman"/>
          <w:lang w:val="en-CA"/>
        </w:rPr>
        <w:t xml:space="preserve">. </w:t>
      </w:r>
      <w:r w:rsidR="003775B3">
        <w:rPr>
          <w:rFonts w:ascii="Times New Roman" w:hAnsi="Times New Roman" w:cs="Times New Roman"/>
          <w:lang w:val="en-CA"/>
        </w:rPr>
        <w:t>Cardinal nests</w:t>
      </w:r>
      <w:r w:rsidR="383087FC" w:rsidRPr="6CD637A7">
        <w:rPr>
          <w:rFonts w:ascii="Times New Roman" w:hAnsi="Times New Roman" w:cs="Times New Roman"/>
          <w:lang w:val="en-CA"/>
        </w:rPr>
        <w:t xml:space="preserve"> with tagged parents also had lower daily survival rates and were less likely to fledge offspring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(Barron et al. 2013)</w:t>
      </w:r>
      <w:r w:rsidRPr="6CD637A7">
        <w:rPr>
          <w:rFonts w:ascii="Times New Roman" w:hAnsi="Times New Roman" w:cs="Times New Roman"/>
          <w:lang w:val="en-CA"/>
        </w:rPr>
        <w:fldChar w:fldCharType="end"/>
      </w:r>
      <w:r w:rsidR="383087FC" w:rsidRPr="6CD637A7">
        <w:rPr>
          <w:rFonts w:ascii="Times New Roman" w:hAnsi="Times New Roman" w:cs="Times New Roman"/>
          <w:lang w:val="en-CA"/>
        </w:rPr>
        <w:t xml:space="preserve">. However, these tag effects were relatively modest and observed across diverse habitats, making it improbable that they would only manifest in our dense urban site while remaining undetected in peri-urban and suburban locations. </w:t>
      </w:r>
      <w:r w:rsidR="77C8E758" w:rsidRPr="6CD637A7">
        <w:rPr>
          <w:rFonts w:ascii="Times New Roman" w:hAnsi="Times New Roman" w:cs="Times New Roman"/>
          <w:color w:val="000000" w:themeColor="text1"/>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11B10BB7" w14:textId="2312CC47" w:rsidR="005C5216" w:rsidRPr="004C757A" w:rsidRDefault="00A52CB2" w:rsidP="005C5216">
      <w:pPr>
        <w:pStyle w:val="Heading3"/>
        <w:spacing w:line="480" w:lineRule="auto"/>
        <w:rPr>
          <w:rFonts w:ascii="Times New Roman" w:hAnsi="Times New Roman" w:cs="Times New Roman"/>
          <w:color w:val="000000" w:themeColor="text1"/>
          <w:sz w:val="24"/>
          <w:szCs w:val="24"/>
          <w:u w:val="single"/>
          <w:lang w:val="en-CA"/>
        </w:rPr>
      </w:pPr>
      <w:bookmarkStart w:id="11" w:name="_Toc205543119"/>
      <w:bookmarkStart w:id="12" w:name="_Toc215146485"/>
      <w:r w:rsidRPr="00A52CB2">
        <w:rPr>
          <w:rFonts w:ascii="Times New Roman" w:hAnsi="Times New Roman" w:cs="Times New Roman"/>
          <w:color w:val="000000" w:themeColor="text1"/>
          <w:sz w:val="24"/>
          <w:szCs w:val="24"/>
          <w:u w:val="single"/>
          <w:lang w:val="en-CA"/>
        </w:rPr>
        <w:t>Cardinals’</w:t>
      </w:r>
      <w:r w:rsidR="005C5216" w:rsidRPr="004C757A">
        <w:rPr>
          <w:rFonts w:ascii="Times New Roman" w:hAnsi="Times New Roman" w:cs="Times New Roman"/>
          <w:color w:val="000000" w:themeColor="text1"/>
          <w:sz w:val="24"/>
          <w:szCs w:val="24"/>
          <w:u w:val="single"/>
          <w:lang w:val="en-CA"/>
        </w:rPr>
        <w:t xml:space="preserve"> abundance and seasonal distribution</w:t>
      </w:r>
      <w:bookmarkEnd w:id="11"/>
      <w:bookmarkEnd w:id="12"/>
    </w:p>
    <w:p w14:paraId="57777510" w14:textId="2B92D6EF" w:rsidR="005C5216" w:rsidRPr="00ED7645" w:rsidRDefault="58126CBF" w:rsidP="00DB759A">
      <w:pPr>
        <w:autoSpaceDE w:val="0"/>
        <w:autoSpaceDN w:val="0"/>
        <w:adjustRightInd w:val="0"/>
        <w:spacing w:line="480" w:lineRule="auto"/>
        <w:rPr>
          <w:rFonts w:ascii="Times New Roman" w:hAnsi="Times New Roman" w:cs="Times New Roman"/>
          <w:color w:val="000000"/>
          <w:lang w:val="en-CA"/>
        </w:rPr>
      </w:pPr>
      <w:r w:rsidRPr="6CD637A7">
        <w:rPr>
          <w:rFonts w:ascii="Times New Roman" w:hAnsi="Times New Roman" w:cs="Times New Roman"/>
          <w:color w:val="000000" w:themeColor="text1"/>
          <w:lang w:val="en-CA"/>
        </w:rPr>
        <w:t xml:space="preserve">We used </w:t>
      </w:r>
      <w:r w:rsidR="2AA1FBCC" w:rsidRPr="6CD637A7">
        <w:rPr>
          <w:rFonts w:ascii="Times New Roman" w:hAnsi="Times New Roman" w:cs="Times New Roman"/>
          <w:color w:val="000000" w:themeColor="text1"/>
          <w:lang w:val="en-CA"/>
        </w:rPr>
        <w:t xml:space="preserve">the number of cardinals recorded per party hour in </w:t>
      </w:r>
      <w:r w:rsidRPr="6CD637A7">
        <w:rPr>
          <w:rFonts w:ascii="Times New Roman" w:hAnsi="Times New Roman" w:cs="Times New Roman"/>
          <w:color w:val="000000" w:themeColor="text1"/>
          <w:lang w:val="en-CA"/>
        </w:rPr>
        <w:t>Audubon Christmas Bird Count</w:t>
      </w:r>
      <w:r w:rsidR="234AD0C0" w:rsidRPr="6CD637A7">
        <w:rPr>
          <w:rFonts w:ascii="Times New Roman" w:hAnsi="Times New Roman" w:cs="Times New Roman"/>
          <w:color w:val="000000" w:themeColor="text1"/>
          <w:lang w:val="en-CA"/>
        </w:rPr>
        <w:t xml:space="preserve"> data to compare </w:t>
      </w:r>
      <w:r w:rsidR="5EC994B1" w:rsidRPr="6CD637A7">
        <w:rPr>
          <w:rFonts w:ascii="Times New Roman" w:hAnsi="Times New Roman" w:cs="Times New Roman"/>
          <w:color w:val="000000" w:themeColor="text1"/>
          <w:lang w:val="en-CA"/>
        </w:rPr>
        <w:t>the</w:t>
      </w:r>
      <w:r w:rsidR="005C5216" w:rsidRPr="6CD637A7">
        <w:rPr>
          <w:rFonts w:ascii="Times New Roman" w:hAnsi="Times New Roman" w:cs="Times New Roman"/>
          <w:color w:val="000000" w:themeColor="text1"/>
          <w:lang w:val="en-CA"/>
        </w:rPr>
        <w:t xml:space="preserve"> historical abundance </w:t>
      </w:r>
      <w:r w:rsidR="16A5CC99" w:rsidRPr="6CD637A7">
        <w:rPr>
          <w:rFonts w:ascii="Times New Roman" w:hAnsi="Times New Roman" w:cs="Times New Roman"/>
          <w:color w:val="000000" w:themeColor="text1"/>
          <w:lang w:val="en-CA"/>
        </w:rPr>
        <w:t xml:space="preserve">of cardinals </w:t>
      </w:r>
      <w:r w:rsidR="005C5216" w:rsidRPr="6CD637A7">
        <w:rPr>
          <w:rFonts w:ascii="Times New Roman" w:hAnsi="Times New Roman" w:cs="Times New Roman"/>
          <w:color w:val="000000" w:themeColor="text1"/>
          <w:lang w:val="en-CA"/>
        </w:rPr>
        <w:t xml:space="preserve">in Quebec, Canada, </w:t>
      </w:r>
      <w:r w:rsidR="600EE03F" w:rsidRPr="6CD637A7">
        <w:rPr>
          <w:rFonts w:ascii="Times New Roman" w:hAnsi="Times New Roman" w:cs="Times New Roman"/>
          <w:color w:val="000000" w:themeColor="text1"/>
          <w:lang w:val="en-CA"/>
        </w:rPr>
        <w:t xml:space="preserve">against </w:t>
      </w:r>
      <w:r w:rsidR="005C5216" w:rsidRPr="6CD637A7">
        <w:rPr>
          <w:rFonts w:ascii="Times New Roman" w:hAnsi="Times New Roman" w:cs="Times New Roman"/>
          <w:color w:val="000000" w:themeColor="text1"/>
          <w:lang w:val="en-CA"/>
        </w:rPr>
        <w:t xml:space="preserve">the states of Maine, New York, New Hampshire and Vermont (United States) </w:t>
      </w:r>
      <w:r w:rsidR="005C5216" w:rsidRPr="6CD637A7">
        <w:rPr>
          <w:rFonts w:ascii="Times New Roman" w:hAnsi="Times New Roman" w:cs="Times New Roman"/>
          <w:color w:val="000000" w:themeColor="text1"/>
          <w:lang w:val="en-CA"/>
        </w:rPr>
        <w:fldChar w:fldCharType="begin"/>
      </w:r>
      <w:r w:rsidR="00725A91">
        <w:rPr>
          <w:rFonts w:ascii="Times New Roman" w:hAnsi="Times New Roman" w:cs="Times New Roman"/>
          <w:color w:val="000000" w:themeColor="text1"/>
          <w:lang w:val="en-CA"/>
        </w:rPr>
        <w:instrText xml:space="preserve"> ADDIN ZOTERO_ITEM CSL_CITATION {"citationID":"Hc9NMNYZ","properties":{"formattedCitation":"(National Audubon Society 2020)","plainCitation":"(National Audubon Society 2020)","noteIndex":0},"citationItems":[{"id":1253,"uris":["http://zotero.org/users/16770306/items/PQW9GB5B"],"itemData":{"id":1253,"type":"webpage","publisher":"https://www.audubon.org/community-science/christmas-bird-count","title":"The Christmas Bird Count Historical Results [Online]","URL":"https://www.audubon.org/community-science/christmas-bird-count","author":[{"family":"National Audubon Society","given":""}],"accessed":{"date-parts":[["2025",4,16]]},"issued":{"date-parts":[["2020"]]}}}],"schema":"https://github.com/citation-style-language/schema/raw/master/csl-citation.json"} </w:instrText>
      </w:r>
      <w:r w:rsidR="005C5216" w:rsidRPr="6CD637A7">
        <w:rPr>
          <w:rFonts w:ascii="Times New Roman" w:hAnsi="Times New Roman" w:cs="Times New Roman"/>
          <w:color w:val="000000" w:themeColor="text1"/>
          <w:lang w:val="en-CA"/>
        </w:rPr>
        <w:fldChar w:fldCharType="separate"/>
      </w:r>
      <w:r w:rsidR="00EB7BDA">
        <w:rPr>
          <w:rFonts w:ascii="Times New Roman" w:hAnsi="Times New Roman" w:cs="Times New Roman"/>
          <w:noProof/>
          <w:color w:val="000000" w:themeColor="text1"/>
          <w:lang w:val="en-CA"/>
        </w:rPr>
        <w:t>(National Audubon Society 2020)</w:t>
      </w:r>
      <w:r w:rsidR="005C5216" w:rsidRPr="6CD637A7">
        <w:rPr>
          <w:rFonts w:ascii="Times New Roman" w:hAnsi="Times New Roman" w:cs="Times New Roman"/>
          <w:color w:val="000000" w:themeColor="text1"/>
          <w:lang w:val="en-CA"/>
        </w:rPr>
        <w:fldChar w:fldCharType="end"/>
      </w:r>
      <w:r w:rsidR="005C5216" w:rsidRPr="6CD637A7">
        <w:rPr>
          <w:rFonts w:ascii="Times New Roman" w:hAnsi="Times New Roman" w:cs="Times New Roman"/>
          <w:color w:val="000000" w:themeColor="text1"/>
          <w:lang w:val="en-CA"/>
        </w:rPr>
        <w:t>.</w:t>
      </w:r>
    </w:p>
    <w:p w14:paraId="5D8ACFC3" w14:textId="77777777" w:rsidR="007D6FF3" w:rsidRPr="004C757A" w:rsidRDefault="007D6FF3" w:rsidP="005C5216">
      <w:pPr>
        <w:pStyle w:val="Heading3"/>
        <w:spacing w:line="480" w:lineRule="auto"/>
        <w:rPr>
          <w:rFonts w:ascii="Times New Roman" w:hAnsi="Times New Roman" w:cs="Times New Roman"/>
          <w:color w:val="000000" w:themeColor="text1"/>
          <w:sz w:val="24"/>
          <w:szCs w:val="24"/>
          <w:u w:val="single"/>
          <w:lang w:val="en-CA"/>
        </w:rPr>
      </w:pPr>
      <w:bookmarkStart w:id="13" w:name="_Toc205543120"/>
      <w:bookmarkStart w:id="14" w:name="_Toc205883877"/>
      <w:r w:rsidRPr="004C757A">
        <w:rPr>
          <w:rFonts w:ascii="Times New Roman" w:hAnsi="Times New Roman" w:cs="Times New Roman"/>
          <w:color w:val="000000" w:themeColor="text1"/>
          <w:sz w:val="24"/>
          <w:szCs w:val="24"/>
          <w:u w:val="single"/>
          <w:lang w:val="en-CA"/>
        </w:rPr>
        <w:t>Non-breeding season tracking and home range estimations</w:t>
      </w:r>
      <w:bookmarkEnd w:id="13"/>
      <w:bookmarkEnd w:id="14"/>
    </w:p>
    <w:p w14:paraId="31516201" w14:textId="4936C18B" w:rsidR="007D6FF3" w:rsidRPr="004C757A" w:rsidRDefault="6E38EB8F">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The birds were monitored using an array of </w:t>
      </w:r>
      <w:r w:rsidR="4D177347" w:rsidRPr="6CD637A7">
        <w:rPr>
          <w:rFonts w:ascii="Times New Roman" w:hAnsi="Times New Roman" w:cs="Times New Roman"/>
          <w:color w:val="000000" w:themeColor="text1"/>
          <w:lang w:val="en-CA"/>
        </w:rPr>
        <w:t>automated M</w:t>
      </w:r>
      <w:r w:rsidRPr="6CD637A7">
        <w:rPr>
          <w:rFonts w:ascii="Times New Roman" w:hAnsi="Times New Roman" w:cs="Times New Roman"/>
          <w:color w:val="000000" w:themeColor="text1"/>
          <w:lang w:val="en-CA"/>
        </w:rPr>
        <w:t>otus towers and handheld</w:t>
      </w:r>
      <w:r w:rsidR="1BBD99CF" w:rsidRPr="6CD637A7">
        <w:rPr>
          <w:rFonts w:ascii="Times New Roman" w:hAnsi="Times New Roman" w:cs="Times New Roman"/>
          <w:color w:val="000000" w:themeColor="text1"/>
          <w:lang w:val="en-CA"/>
        </w:rPr>
        <w:t xml:space="preserve"> </w:t>
      </w:r>
      <w:r w:rsidR="11E3C8B9" w:rsidRPr="6CD637A7">
        <w:rPr>
          <w:rFonts w:ascii="Times New Roman" w:hAnsi="Times New Roman" w:cs="Times New Roman"/>
          <w:color w:val="000000" w:themeColor="text1"/>
          <w:lang w:val="en-CA"/>
        </w:rPr>
        <w:t xml:space="preserve">telemetry </w:t>
      </w:r>
      <w:r w:rsidR="1BBD99CF" w:rsidRPr="6CD637A7">
        <w:rPr>
          <w:rFonts w:ascii="Times New Roman" w:hAnsi="Times New Roman" w:cs="Times New Roman"/>
          <w:color w:val="000000" w:themeColor="text1"/>
          <w:lang w:val="en-CA"/>
        </w:rPr>
        <w:t>receivers.</w:t>
      </w:r>
      <w:r w:rsidR="63FF15C4" w:rsidRPr="6CD637A7">
        <w:rPr>
          <w:rFonts w:ascii="Times New Roman" w:hAnsi="Times New Roman" w:cs="Times New Roman"/>
          <w:color w:val="000000" w:themeColor="text1"/>
          <w:lang w:val="en-CA"/>
        </w:rPr>
        <w:t xml:space="preserve"> We conducted manual radio tracking of each individual </w:t>
      </w:r>
      <w:r w:rsidR="12C6C711" w:rsidRPr="6CD637A7">
        <w:rPr>
          <w:rFonts w:ascii="Times New Roman" w:hAnsi="Times New Roman" w:cs="Times New Roman"/>
          <w:color w:val="000000" w:themeColor="text1"/>
          <w:lang w:val="en-CA"/>
        </w:rPr>
        <w:t>two to three times</w:t>
      </w:r>
      <w:r w:rsidR="74859ED9" w:rsidRPr="6CD637A7">
        <w:rPr>
          <w:rFonts w:ascii="Times New Roman" w:hAnsi="Times New Roman" w:cs="Times New Roman"/>
          <w:color w:val="000000" w:themeColor="text1"/>
          <w:lang w:val="en-CA"/>
        </w:rPr>
        <w:t xml:space="preserve"> per week</w:t>
      </w:r>
      <w:r w:rsidR="141FDD48"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 xml:space="preserve">between the months of October and </w:t>
      </w:r>
      <w:r w:rsidR="049C5747" w:rsidRPr="6CD637A7">
        <w:rPr>
          <w:rFonts w:ascii="Times New Roman" w:hAnsi="Times New Roman" w:cs="Times New Roman"/>
          <w:color w:val="000000" w:themeColor="text1"/>
          <w:lang w:val="en-CA"/>
        </w:rPr>
        <w:t>May</w:t>
      </w:r>
      <w:r w:rsidR="5DE14D1D" w:rsidRPr="6CD637A7">
        <w:rPr>
          <w:rFonts w:ascii="Times New Roman" w:hAnsi="Times New Roman" w:cs="Times New Roman"/>
          <w:color w:val="000000" w:themeColor="text1"/>
          <w:lang w:val="en-CA"/>
        </w:rPr>
        <w:t xml:space="preserve"> each year</w:t>
      </w:r>
      <w:r w:rsidR="049C5747" w:rsidRPr="6CD637A7">
        <w:rPr>
          <w:rFonts w:ascii="Times New Roman" w:hAnsi="Times New Roman" w:cs="Times New Roman"/>
          <w:color w:val="000000" w:themeColor="text1"/>
          <w:lang w:val="en-CA"/>
        </w:rPr>
        <w:t>.</w:t>
      </w:r>
      <w:r w:rsidR="36E55B9B" w:rsidRPr="6CD637A7">
        <w:rPr>
          <w:rFonts w:ascii="Times New Roman" w:hAnsi="Times New Roman" w:cs="Times New Roman"/>
          <w:color w:val="000000" w:themeColor="text1"/>
          <w:lang w:val="en-CA"/>
        </w:rPr>
        <w:t xml:space="preserve"> The area</w:t>
      </w:r>
      <w:r w:rsidR="057D5BF5" w:rsidRPr="6CD637A7">
        <w:rPr>
          <w:rFonts w:ascii="Times New Roman" w:hAnsi="Times New Roman" w:cs="Times New Roman"/>
          <w:color w:val="000000" w:themeColor="text1"/>
          <w:lang w:val="en-CA"/>
        </w:rPr>
        <w:t xml:space="preserve">s monitored were </w:t>
      </w:r>
      <w:r w:rsidR="00127F62">
        <w:rPr>
          <w:rFonts w:ascii="Times New Roman" w:hAnsi="Times New Roman" w:cs="Times New Roman"/>
          <w:color w:val="000000" w:themeColor="text1"/>
          <w:lang w:val="en-CA"/>
        </w:rPr>
        <w:t>~</w:t>
      </w:r>
      <w:r w:rsidR="6B147CCD" w:rsidRPr="6CD637A7">
        <w:rPr>
          <w:rFonts w:ascii="Times New Roman" w:hAnsi="Times New Roman" w:cs="Times New Roman"/>
          <w:color w:val="000000" w:themeColor="text1"/>
          <w:lang w:val="en-CA"/>
        </w:rPr>
        <w:t>5</w:t>
      </w:r>
      <w:r w:rsidR="7FB02BF0" w:rsidRPr="6CD637A7">
        <w:rPr>
          <w:rFonts w:ascii="Times New Roman" w:hAnsi="Times New Roman" w:cs="Times New Roman"/>
          <w:color w:val="000000" w:themeColor="text1"/>
          <w:lang w:val="en-CA"/>
        </w:rPr>
        <w:t xml:space="preserve"> km</w:t>
      </w:r>
      <w:r w:rsidR="7FB02BF0" w:rsidRPr="6CD637A7">
        <w:rPr>
          <w:rFonts w:ascii="Times New Roman" w:hAnsi="Times New Roman" w:cs="Times New Roman"/>
          <w:color w:val="000000" w:themeColor="text1"/>
          <w:vertAlign w:val="superscript"/>
          <w:lang w:val="en-CA"/>
        </w:rPr>
        <w:t>2</w:t>
      </w:r>
      <w:r w:rsidR="0F87DD52" w:rsidRPr="6CD637A7">
        <w:rPr>
          <w:rFonts w:ascii="Times New Roman" w:hAnsi="Times New Roman" w:cs="Times New Roman"/>
          <w:color w:val="000000" w:themeColor="text1"/>
          <w:lang w:val="en-CA"/>
        </w:rPr>
        <w:t xml:space="preserve"> (500 ha)</w:t>
      </w:r>
      <w:r w:rsidR="0B6B3B2D" w:rsidRPr="6CD637A7">
        <w:rPr>
          <w:rFonts w:ascii="Times New Roman" w:hAnsi="Times New Roman" w:cs="Times New Roman"/>
          <w:color w:val="000000" w:themeColor="text1"/>
          <w:lang w:val="en-CA"/>
        </w:rPr>
        <w:t xml:space="preserve"> at the peri-urban site</w:t>
      </w:r>
      <w:r w:rsidR="0F87DD52" w:rsidRPr="6CD637A7">
        <w:rPr>
          <w:rFonts w:ascii="Times New Roman" w:hAnsi="Times New Roman" w:cs="Times New Roman"/>
          <w:color w:val="000000" w:themeColor="text1"/>
          <w:lang w:val="en-CA"/>
        </w:rPr>
        <w:t>,</w:t>
      </w:r>
      <w:r w:rsidR="7FB02BF0" w:rsidRPr="6CD637A7">
        <w:rPr>
          <w:rFonts w:ascii="Times New Roman" w:hAnsi="Times New Roman" w:cs="Times New Roman"/>
          <w:color w:val="000000" w:themeColor="text1"/>
          <w:lang w:val="en-CA"/>
        </w:rPr>
        <w:t xml:space="preserve"> </w:t>
      </w:r>
      <w:r w:rsidR="000C5AF7">
        <w:rPr>
          <w:rFonts w:ascii="Times New Roman" w:hAnsi="Times New Roman" w:cs="Times New Roman"/>
          <w:color w:val="000000" w:themeColor="text1"/>
          <w:lang w:val="en-CA"/>
        </w:rPr>
        <w:t>~</w:t>
      </w:r>
      <w:r w:rsidR="50573963" w:rsidRPr="6CD637A7">
        <w:rPr>
          <w:rFonts w:ascii="Times New Roman" w:hAnsi="Times New Roman" w:cs="Times New Roman"/>
          <w:color w:val="000000" w:themeColor="text1"/>
          <w:lang w:val="en-CA"/>
        </w:rPr>
        <w:t>6</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w:t>
      </w:r>
      <w:r w:rsidR="50573963" w:rsidRPr="6CD637A7">
        <w:rPr>
          <w:rFonts w:ascii="Times New Roman" w:hAnsi="Times New Roman" w:cs="Times New Roman"/>
          <w:color w:val="000000" w:themeColor="text1"/>
          <w:lang w:val="en-CA"/>
        </w:rPr>
        <w:t>6</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suburban </w:t>
      </w:r>
      <w:r w:rsidR="69D599FF" w:rsidRPr="6CD637A7">
        <w:rPr>
          <w:rFonts w:ascii="Times New Roman" w:hAnsi="Times New Roman" w:cs="Times New Roman"/>
          <w:color w:val="000000" w:themeColor="text1"/>
          <w:lang w:val="en-CA"/>
        </w:rPr>
        <w:t>site</w:t>
      </w:r>
      <w:r w:rsidR="1E810F9D" w:rsidRPr="6CD637A7">
        <w:rPr>
          <w:rFonts w:ascii="Times New Roman" w:hAnsi="Times New Roman" w:cs="Times New Roman"/>
          <w:color w:val="000000" w:themeColor="text1"/>
          <w:lang w:val="en-CA"/>
        </w:rPr>
        <w:t xml:space="preserve"> and </w:t>
      </w:r>
      <w:r w:rsidR="000C5AF7">
        <w:rPr>
          <w:rFonts w:ascii="Times New Roman" w:hAnsi="Times New Roman" w:cs="Times New Roman"/>
          <w:color w:val="000000" w:themeColor="text1"/>
          <w:lang w:val="en-CA"/>
        </w:rPr>
        <w:t>~</w:t>
      </w:r>
      <w:r w:rsidR="1E810F9D"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urban </w:t>
      </w:r>
      <w:r w:rsidR="69D599FF" w:rsidRPr="6CD637A7">
        <w:rPr>
          <w:rFonts w:ascii="Times New Roman" w:hAnsi="Times New Roman" w:cs="Times New Roman"/>
          <w:color w:val="000000" w:themeColor="text1"/>
          <w:lang w:val="en-CA"/>
        </w:rPr>
        <w:t>site</w:t>
      </w:r>
      <w:r w:rsidR="1E810F9D" w:rsidRPr="6CD637A7">
        <w:rPr>
          <w:rFonts w:ascii="Times New Roman" w:hAnsi="Times New Roman" w:cs="Times New Roman"/>
          <w:color w:val="000000" w:themeColor="text1"/>
          <w:lang w:val="en-CA"/>
        </w:rPr>
        <w:t>.</w:t>
      </w:r>
      <w:r w:rsidR="00EA6C91" w:rsidRPr="6CD637A7">
        <w:rPr>
          <w:rFonts w:ascii="Times New Roman" w:hAnsi="Times New Roman" w:cs="Times New Roman"/>
          <w:color w:val="000000" w:themeColor="text1"/>
          <w:lang w:val="en-CA"/>
        </w:rPr>
        <w:t xml:space="preserve"> Tracking effort and spatial coverage differed among sites due to logistical constraints associated with weather conditions and the structure of the landscape. At the peri-urban site, the absence of road networks and lower levels of signal interference allowed for the tracking team to </w:t>
      </w:r>
      <w:r w:rsidR="00EA6C91" w:rsidRPr="6CD637A7">
        <w:rPr>
          <w:rFonts w:ascii="Times New Roman" w:hAnsi="Times New Roman" w:cs="Times New Roman"/>
          <w:color w:val="000000" w:themeColor="text1"/>
          <w:lang w:val="en-CA"/>
        </w:rPr>
        <w:lastRenderedPageBreak/>
        <w:t>move more freely and locate the individuals more rapidly, resulting in a smaller monitored area. In contrast, tracking the birds in suburban and urban areas meant that the tracking team’s movements were constrained by road access, built infrastructure, private land and higher levels of radio interference.</w:t>
      </w:r>
      <w:r w:rsidR="000946EB" w:rsidRPr="6CD637A7">
        <w:rPr>
          <w:rFonts w:ascii="Times New Roman" w:hAnsi="Times New Roman" w:cs="Times New Roman"/>
          <w:color w:val="000000" w:themeColor="text1"/>
          <w:lang w:val="en-CA"/>
        </w:rPr>
        <w:t xml:space="preserve"> In addition, individuals released at the suburban and urban sites often moved farther away from their release location, requiring the tracking team to search across larger areas to maintain contact with tagged birds. These differences in spatial coverage reflect practical limitations of tracking birds in the heterogeneous landscape of urban </w:t>
      </w:r>
      <w:r w:rsidR="00580D1B" w:rsidRPr="6CD637A7">
        <w:rPr>
          <w:rFonts w:ascii="Times New Roman" w:hAnsi="Times New Roman" w:cs="Times New Roman"/>
          <w:color w:val="000000" w:themeColor="text1"/>
          <w:lang w:val="en-CA"/>
        </w:rPr>
        <w:t>environments and</w:t>
      </w:r>
      <w:r w:rsidR="000946EB" w:rsidRPr="6CD637A7">
        <w:rPr>
          <w:rFonts w:ascii="Times New Roman" w:hAnsi="Times New Roman" w:cs="Times New Roman"/>
          <w:color w:val="000000" w:themeColor="text1"/>
          <w:lang w:val="en-CA"/>
        </w:rPr>
        <w:t xml:space="preserve"> should be considered when comparing movement patterns across sites.</w:t>
      </w:r>
      <w:r w:rsidR="00EA6C91"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 xml:space="preserve">The people tracking the </w:t>
      </w:r>
      <w:r w:rsidR="7158DC4B" w:rsidRPr="6CD637A7">
        <w:rPr>
          <w:rFonts w:ascii="Times New Roman" w:hAnsi="Times New Roman" w:cs="Times New Roman"/>
          <w:color w:val="000000" w:themeColor="text1"/>
          <w:lang w:val="en-CA"/>
        </w:rPr>
        <w:t>birds</w:t>
      </w:r>
      <w:r w:rsidR="63FF15C4" w:rsidRPr="6CD637A7">
        <w:rPr>
          <w:rFonts w:ascii="Times New Roman" w:hAnsi="Times New Roman" w:cs="Times New Roman"/>
          <w:color w:val="000000" w:themeColor="text1"/>
          <w:lang w:val="en-CA"/>
        </w:rPr>
        <w:t xml:space="preserve"> by hand (trackers) </w:t>
      </w:r>
      <w:r w:rsidR="1818331D" w:rsidRPr="6CD637A7">
        <w:rPr>
          <w:rFonts w:ascii="Times New Roman" w:hAnsi="Times New Roman" w:cs="Times New Roman"/>
          <w:color w:val="000000" w:themeColor="text1"/>
          <w:lang w:val="en-CA"/>
        </w:rPr>
        <w:t xml:space="preserve">aimed to record </w:t>
      </w:r>
      <w:r w:rsidR="63FF15C4" w:rsidRPr="6CD637A7">
        <w:rPr>
          <w:rFonts w:ascii="Times New Roman" w:hAnsi="Times New Roman" w:cs="Times New Roman"/>
          <w:color w:val="000000" w:themeColor="text1"/>
          <w:lang w:val="en-CA"/>
        </w:rPr>
        <w:t xml:space="preserve">at least one GPS location for </w:t>
      </w:r>
      <w:proofErr w:type="gramStart"/>
      <w:r w:rsidR="63FF15C4" w:rsidRPr="6CD637A7">
        <w:rPr>
          <w:rFonts w:ascii="Times New Roman" w:hAnsi="Times New Roman" w:cs="Times New Roman"/>
          <w:color w:val="000000" w:themeColor="text1"/>
          <w:lang w:val="en-CA"/>
        </w:rPr>
        <w:t>each individual</w:t>
      </w:r>
      <w:proofErr w:type="gramEnd"/>
      <w:r w:rsidR="63FF15C4" w:rsidRPr="6CD637A7">
        <w:rPr>
          <w:rFonts w:ascii="Times New Roman" w:hAnsi="Times New Roman" w:cs="Times New Roman"/>
          <w:color w:val="000000" w:themeColor="text1"/>
          <w:lang w:val="en-CA"/>
        </w:rPr>
        <w:t xml:space="preserve"> per week using a Garmin ETREX 22x GPS.</w:t>
      </w:r>
      <w:r w:rsidR="00395361" w:rsidRPr="6CD637A7">
        <w:rPr>
          <w:rFonts w:ascii="Times New Roman" w:hAnsi="Times New Roman" w:cs="Times New Roman"/>
          <w:color w:val="000000" w:themeColor="text1"/>
          <w:lang w:val="en-CA"/>
        </w:rPr>
        <w:t xml:space="preserve"> </w:t>
      </w:r>
      <w:r w:rsidR="00B94495" w:rsidRPr="6CD637A7">
        <w:rPr>
          <w:rFonts w:ascii="Times New Roman" w:hAnsi="Times New Roman" w:cs="Times New Roman"/>
          <w:color w:val="000000" w:themeColor="text1"/>
          <w:lang w:val="en-CA"/>
        </w:rPr>
        <w:t>Trackers would typically spend 5 hours tracking per session, twice per week</w:t>
      </w:r>
      <w:r w:rsidR="00580D1B" w:rsidRPr="6CD637A7">
        <w:rPr>
          <w:rFonts w:ascii="Times New Roman" w:hAnsi="Times New Roman" w:cs="Times New Roman"/>
          <w:color w:val="000000" w:themeColor="text1"/>
          <w:lang w:val="en-CA"/>
        </w:rPr>
        <w:t xml:space="preserve">, and started by first tracking down newly relocated birds and/or birds with known recent locations. Once these individuals are found, trackers would move on to expand their search areas to try and find missing individuals. </w:t>
      </w:r>
      <w:r w:rsidR="00395361" w:rsidRPr="6CD637A7">
        <w:rPr>
          <w:rFonts w:ascii="Times New Roman" w:hAnsi="Times New Roman" w:cs="Times New Roman"/>
          <w:color w:val="000000" w:themeColor="text1"/>
          <w:lang w:val="en-CA"/>
        </w:rPr>
        <w:t>Details on the tracking method used and estimations of precision can be found in the Supplemental Information section.</w:t>
      </w:r>
    </w:p>
    <w:p w14:paraId="499BB66F" w14:textId="2EB1A6B7" w:rsidR="007D6FF3" w:rsidRPr="004C757A" w:rsidRDefault="007D6FF3" w:rsidP="00090825">
      <w:pPr>
        <w:spacing w:line="480" w:lineRule="auto"/>
        <w:rPr>
          <w:rFonts w:ascii="Times New Roman" w:eastAsiaTheme="minorEastAsia" w:hAnsi="Times New Roman" w:cs="Times New Roman"/>
          <w:color w:val="000000" w:themeColor="text1"/>
          <w:lang w:val="en-CA"/>
        </w:rPr>
      </w:pPr>
      <w:r w:rsidRPr="6723BA6D">
        <w:rPr>
          <w:rFonts w:ascii="Times New Roman" w:hAnsi="Times New Roman" w:cs="Times New Roman"/>
          <w:color w:val="000000" w:themeColor="text1"/>
          <w:lang w:val="en-CA"/>
        </w:rPr>
        <w:t>For all three study sites, we calculated the average home range size</w:t>
      </w:r>
      <w:r w:rsidR="006F7719" w:rsidRPr="6723BA6D">
        <w:rPr>
          <w:rFonts w:ascii="Times New Roman" w:hAnsi="Times New Roman" w:cs="Times New Roman"/>
          <w:color w:val="000000" w:themeColor="text1"/>
          <w:lang w:val="en-CA"/>
        </w:rPr>
        <w:t xml:space="preserve"> using</w:t>
      </w:r>
      <w:r w:rsidRPr="6723BA6D">
        <w:rPr>
          <w:rFonts w:ascii="Times New Roman" w:hAnsi="Times New Roman" w:cs="Times New Roman"/>
          <w:color w:val="000000" w:themeColor="text1"/>
          <w:lang w:val="en-CA"/>
        </w:rPr>
        <w:t xml:space="preserve"> the Kernel Density Estimation (KDE)</w:t>
      </w:r>
      <w:r w:rsidR="008C582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595F02">
        <w:rPr>
          <w:rFonts w:ascii="Times New Roman" w:hAnsi="Times New Roman" w:cs="Times New Roman"/>
          <w:color w:val="000000" w:themeColor="text1"/>
          <w:lang w:val="en-CA"/>
        </w:rPr>
        <w:t xml:space="preserve">The home range derived from the utilization distribution (UD) represents the minimum area containing a specified </w:t>
      </w:r>
      <w:r w:rsidR="008756FC">
        <w:rPr>
          <w:rFonts w:ascii="Times New Roman" w:hAnsi="Times New Roman" w:cs="Times New Roman"/>
          <w:color w:val="000000" w:themeColor="text1"/>
          <w:lang w:val="en-CA"/>
        </w:rPr>
        <w:t>proportion</w:t>
      </w:r>
      <w:r w:rsidR="00595F02">
        <w:rPr>
          <w:rFonts w:ascii="Times New Roman" w:hAnsi="Times New Roman" w:cs="Times New Roman"/>
          <w:color w:val="000000" w:themeColor="text1"/>
          <w:lang w:val="en-CA"/>
        </w:rPr>
        <w:t xml:space="preserve"> of an individual’s space use </w:t>
      </w:r>
      <w:r w:rsidRPr="6723BA6D">
        <w:rPr>
          <w:rFonts w:ascii="Times New Roman" w:hAnsi="Times New Roman" w:cs="Times New Roman"/>
          <w:color w:val="000000" w:themeColor="text1"/>
          <w:lang w:val="en-CA"/>
        </w:rPr>
        <w:t xml:space="preserve">(in the present case, the </w:t>
      </w:r>
      <w:r w:rsidR="00054290">
        <w:rPr>
          <w:rFonts w:ascii="Times New Roman" w:hAnsi="Times New Roman" w:cs="Times New Roman"/>
          <w:color w:val="000000" w:themeColor="text1"/>
          <w:lang w:val="en-CA"/>
        </w:rPr>
        <w:t>cardinals’</w:t>
      </w:r>
      <w:r w:rsidRPr="6723BA6D">
        <w:rPr>
          <w:rFonts w:ascii="Times New Roman" w:hAnsi="Times New Roman" w:cs="Times New Roman"/>
          <w:color w:val="000000" w:themeColor="text1"/>
          <w:lang w:val="en-CA"/>
        </w:rPr>
        <w:t xml:space="preserve"> GPS location recorded in the field)</w:t>
      </w:r>
      <w:r w:rsidR="006F7719" w:rsidRPr="6723BA6D">
        <w:rPr>
          <w:rFonts w:ascii="Times New Roman" w:hAnsi="Times New Roman" w:cs="Times New Roman"/>
          <w:color w:val="000000" w:themeColor="text1"/>
          <w:lang w:val="en-CA"/>
        </w:rPr>
        <w:t xml:space="preserve"> with the</w:t>
      </w:r>
      <w:r w:rsidR="00D35CAA">
        <w:rPr>
          <w:rFonts w:ascii="Times New Roman" w:hAnsi="Times New Roman" w:cs="Times New Roman"/>
          <w:color w:val="000000" w:themeColor="text1"/>
          <w:lang w:val="en-CA"/>
        </w:rPr>
        <w:t xml:space="preserve"> </w:t>
      </w:r>
      <w:proofErr w:type="spellStart"/>
      <w:r w:rsidR="00D35CAA">
        <w:rPr>
          <w:rFonts w:ascii="Times New Roman" w:hAnsi="Times New Roman" w:cs="Times New Roman"/>
          <w:color w:val="000000" w:themeColor="text1"/>
          <w:lang w:val="en-CA"/>
        </w:rPr>
        <w:t>kernelUD</w:t>
      </w:r>
      <w:proofErr w:type="spellEnd"/>
      <w:r w:rsidR="00D35CAA">
        <w:rPr>
          <w:rFonts w:ascii="Times New Roman" w:hAnsi="Times New Roman" w:cs="Times New Roman"/>
          <w:color w:val="000000" w:themeColor="text1"/>
          <w:lang w:val="en-CA"/>
        </w:rPr>
        <w:t xml:space="preserve"> function from the</w:t>
      </w:r>
      <w:r w:rsidR="006F7719" w:rsidRPr="6723BA6D">
        <w:rPr>
          <w:rFonts w:ascii="Times New Roman" w:hAnsi="Times New Roman" w:cs="Times New Roman"/>
          <w:color w:val="000000" w:themeColor="text1"/>
          <w:lang w:val="en-CA"/>
        </w:rPr>
        <w:t xml:space="preserve"> </w:t>
      </w:r>
      <w:proofErr w:type="spellStart"/>
      <w:r w:rsidR="006F7719" w:rsidRPr="6723BA6D">
        <w:rPr>
          <w:rFonts w:ascii="Times New Roman" w:hAnsi="Times New Roman" w:cs="Times New Roman"/>
          <w:color w:val="000000" w:themeColor="text1"/>
          <w:lang w:val="en-CA"/>
        </w:rPr>
        <w:t>adehabitatHR</w:t>
      </w:r>
      <w:proofErr w:type="spellEnd"/>
      <w:r w:rsidR="001378FC" w:rsidRPr="6723BA6D">
        <w:rPr>
          <w:rFonts w:ascii="Times New Roman" w:hAnsi="Times New Roman" w:cs="Times New Roman"/>
          <w:color w:val="000000" w:themeColor="text1"/>
          <w:lang w:val="en-CA"/>
        </w:rPr>
        <w:t>: Home Range Estimation R package version 0.4.22</w:t>
      </w:r>
      <w:r w:rsidR="00090825">
        <w:rPr>
          <w:rFonts w:ascii="Times New Roman" w:hAnsi="Times New Roman" w:cs="Times New Roman"/>
          <w:color w:val="000000" w:themeColor="text1"/>
          <w:lang w:val="en-CA"/>
        </w:rPr>
        <w:t xml:space="preserve"> </w:t>
      </w:r>
      <w:r w:rsidR="007C737A">
        <w:rPr>
          <w:rFonts w:ascii="Times New Roman" w:hAnsi="Times New Roman" w:cs="Times New Roman"/>
          <w:color w:val="000000" w:themeColor="text1"/>
          <w:lang w:val="en-CA"/>
        </w:rPr>
        <w:fldChar w:fldCharType="begin"/>
      </w:r>
      <w:r w:rsidR="00027886">
        <w:rPr>
          <w:rFonts w:ascii="Times New Roman" w:hAnsi="Times New Roman" w:cs="Times New Roman"/>
          <w:color w:val="000000" w:themeColor="text1"/>
          <w:lang w:val="en-CA"/>
        </w:rPr>
        <w:instrText xml:space="preserve"> ADDIN ZOTERO_ITEM CSL_CITATION {"citationID":"VwXOs6ps","properties":{"formattedCitation":"(Worton 1989; Calenge 2023, 2024)","plainCitation":"(Worton 1989; Calenge 2023, 2024)","noteIndex":0},"citationItems":[{"id":1273,"uris":["http://zotero.org/users/16770306/items/JSSZ7U7H"],"itemData":{"id":1273,"type":"article-journal","abstract":"In this paper kernel methods for the nonparametric estimation of the utilization distribution from a random sample of locational observations made on an animal in its home range are described. They are of flexible form, thus can be used where simple parametric models are found to be inappropriate or difficult to specify. Two examples are given to illustrate the fixed and adaptive kernel approaches in data analysis and to compare the methods. Various choices for the smoothing parameter used in kernel methods are discussed. Since kernel methods give alternative approaches to the Anderson (1982) Fourier transform methods, some comparisons are made.","container-title":"Ecology","DOI":"10.2307/1938423","ISSN":"0012-9658","issue":"1","journalAbbreviation":"Ecology","page":"164-168","publisher":"John Wiley &amp; Sons, Ltd","title":"Kernel Methods for Estimating the Utilization Distribution in Home-Range Studies","volume":"70","author":[{"family":"Worton","given":"B. J."}],"issued":{"date-parts":[["1989",2,1]]}}},{"id":1275,"uris":["http://zotero.org/users/16770306/items/UXC7ABBM"],"itemData":{"id":1275,"type":"article-journal","language":"en","publisher":"CRAN","source":"Zotero","title":"Home Range Estimation in R: the adehabitatHR Package","author":[{"family":"Calenge","given":"Clement"}],"issued":{"date-parts":[["2023",4]]}}},{"id":1261,"uris":["http://zotero.org/users/16770306/items/X2LJQ5IN"],"itemData":{"id":1261,"type":"software","note":"R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007C737A">
        <w:rPr>
          <w:rFonts w:ascii="Times New Roman" w:hAnsi="Times New Roman" w:cs="Times New Roman"/>
          <w:color w:val="000000" w:themeColor="text1"/>
          <w:lang w:val="en-CA"/>
        </w:rPr>
        <w:fldChar w:fldCharType="separate"/>
      </w:r>
      <w:r w:rsidR="00027886">
        <w:rPr>
          <w:rFonts w:ascii="Times New Roman" w:hAnsi="Times New Roman" w:cs="Times New Roman"/>
          <w:noProof/>
          <w:color w:val="000000" w:themeColor="text1"/>
          <w:lang w:val="en-CA"/>
        </w:rPr>
        <w:t>(Worton 1989; Calenge 2023, 2024)</w:t>
      </w:r>
      <w:r w:rsidR="007C737A">
        <w:rPr>
          <w:rFonts w:ascii="Times New Roman" w:hAnsi="Times New Roman" w:cs="Times New Roman"/>
          <w:color w:val="000000" w:themeColor="text1"/>
          <w:lang w:val="en-CA"/>
        </w:rPr>
        <w:fldChar w:fldCharType="end"/>
      </w:r>
      <w:r w:rsidR="007C737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8756FC">
        <w:rPr>
          <w:rFonts w:ascii="Times New Roman" w:hAnsi="Times New Roman" w:cs="Times New Roman"/>
          <w:color w:val="000000" w:themeColor="text1"/>
          <w:lang w:val="en-CA"/>
        </w:rPr>
        <w:t xml:space="preserve">For example, the 95% home range represents the smallest </w:t>
      </w:r>
      <w:r w:rsidR="00D15BB1">
        <w:rPr>
          <w:rFonts w:ascii="Times New Roman" w:hAnsi="Times New Roman" w:cs="Times New Roman"/>
          <w:color w:val="000000" w:themeColor="text1"/>
          <w:lang w:val="en-CA"/>
        </w:rPr>
        <w:t xml:space="preserve">area in which there is a 95% probability of finding the individual. </w:t>
      </w:r>
      <w:r w:rsidRPr="6723BA6D">
        <w:rPr>
          <w:rFonts w:ascii="Times New Roman" w:hAnsi="Times New Roman" w:cs="Times New Roman"/>
          <w:color w:val="000000" w:themeColor="text1"/>
          <w:lang w:val="en-CA"/>
        </w:rPr>
        <w:t xml:space="preserve">We selected the 50% and 95% contours to investigate respectively the core area used within the home range of the birds and the broader home range excluding the most extreme locations (outliers). </w:t>
      </w:r>
      <w:r w:rsidR="00A92874" w:rsidRPr="6723BA6D">
        <w:rPr>
          <w:rFonts w:ascii="Times New Roman" w:hAnsi="Times New Roman" w:cs="Times New Roman"/>
          <w:color w:val="000000" w:themeColor="text1"/>
          <w:lang w:val="en-CA"/>
        </w:rPr>
        <w:t xml:space="preserve">A minimum of 5 GPS locations were required to </w:t>
      </w:r>
      <w:r w:rsidR="00A92874" w:rsidRPr="6723BA6D">
        <w:rPr>
          <w:rFonts w:ascii="Times New Roman" w:hAnsi="Times New Roman" w:cs="Times New Roman"/>
          <w:color w:val="000000" w:themeColor="text1"/>
          <w:lang w:val="en-CA"/>
        </w:rPr>
        <w:lastRenderedPageBreak/>
        <w:t xml:space="preserve">adequately run the function to calculate the KDEs meaning </w:t>
      </w:r>
      <w:r w:rsidR="00E835B0" w:rsidRPr="6723BA6D">
        <w:rPr>
          <w:rFonts w:ascii="Times New Roman" w:hAnsi="Times New Roman" w:cs="Times New Roman"/>
          <w:color w:val="000000" w:themeColor="text1"/>
          <w:lang w:val="en-CA"/>
        </w:rPr>
        <w:t>th</w:t>
      </w:r>
      <w:r w:rsidR="2FFFF535" w:rsidRPr="6723BA6D">
        <w:rPr>
          <w:rFonts w:ascii="Times New Roman" w:hAnsi="Times New Roman" w:cs="Times New Roman"/>
          <w:color w:val="000000" w:themeColor="text1"/>
          <w:lang w:val="en-CA"/>
        </w:rPr>
        <w:t>at</w:t>
      </w:r>
      <w:r w:rsidR="00E835B0" w:rsidRPr="6723BA6D">
        <w:rPr>
          <w:rFonts w:ascii="Times New Roman" w:hAnsi="Times New Roman" w:cs="Times New Roman"/>
          <w:color w:val="000000" w:themeColor="text1"/>
          <w:lang w:val="en-CA"/>
        </w:rPr>
        <w:t xml:space="preserve"> individuals with fewer points than this threshold were excluded. </w:t>
      </w:r>
      <w:r w:rsidRPr="6723BA6D">
        <w:rPr>
          <w:rFonts w:ascii="Times New Roman" w:hAnsi="Times New Roman" w:cs="Times New Roman"/>
          <w:color w:val="000000" w:themeColor="text1"/>
          <w:lang w:val="en-CA"/>
        </w:rPr>
        <w:t>Between 5 and 48 points per individual were used to estimate the KDEs, with the average number of points per bird being 1</w:t>
      </w:r>
      <w:r w:rsidR="005F6615">
        <w:rPr>
          <w:rFonts w:ascii="Times New Roman" w:hAnsi="Times New Roman" w:cs="Times New Roman"/>
          <w:color w:val="000000" w:themeColor="text1"/>
          <w:lang w:val="en-CA"/>
        </w:rPr>
        <w:t>8</w:t>
      </w:r>
      <w:r w:rsidRPr="6723BA6D">
        <w:rPr>
          <w:rFonts w:ascii="Times New Roman" w:hAnsi="Times New Roman" w:cs="Times New Roman"/>
          <w:color w:val="000000" w:themeColor="text1"/>
          <w:lang w:val="en-CA"/>
        </w:rPr>
        <w:t>.</w:t>
      </w:r>
    </w:p>
    <w:p w14:paraId="75B29657" w14:textId="4D571639" w:rsidR="007D6FF3" w:rsidRPr="004C757A" w:rsidRDefault="00273E88" w:rsidP="00F96183">
      <w:pPr>
        <w:pStyle w:val="Heading3"/>
        <w:spacing w:line="480" w:lineRule="auto"/>
        <w:rPr>
          <w:rFonts w:ascii="Times New Roman" w:hAnsi="Times New Roman" w:cs="Times New Roman"/>
          <w:color w:val="000000" w:themeColor="text1"/>
          <w:sz w:val="24"/>
          <w:szCs w:val="24"/>
          <w:u w:val="single" w:color="000000"/>
          <w:lang w:val="en-CA"/>
        </w:rPr>
      </w:pPr>
      <w:r>
        <w:rPr>
          <w:rFonts w:ascii="Times New Roman" w:hAnsi="Times New Roman" w:cs="Times New Roman"/>
          <w:color w:val="000000" w:themeColor="text1"/>
          <w:sz w:val="24"/>
          <w:szCs w:val="24"/>
          <w:u w:val="single" w:color="000000"/>
          <w:lang w:val="en-CA"/>
        </w:rPr>
        <w:t>Scale-of-effect</w:t>
      </w:r>
    </w:p>
    <w:p w14:paraId="48E1E967" w14:textId="3A70B335" w:rsidR="00806F97" w:rsidRDefault="007D6FF3" w:rsidP="00F96183">
      <w:pPr>
        <w:autoSpaceDE w:val="0"/>
        <w:autoSpaceDN w:val="0"/>
        <w:adjustRightInd w:val="0"/>
        <w:spacing w:line="480" w:lineRule="auto"/>
        <w:rPr>
          <w:rFonts w:ascii="Times New Roman" w:hAnsi="Times New Roman" w:cs="Times New Roman"/>
          <w:lang w:val="en-CA"/>
        </w:rPr>
      </w:pPr>
      <w:r w:rsidRPr="004C757A">
        <w:rPr>
          <w:rFonts w:ascii="Times New Roman" w:hAnsi="Times New Roman" w:cs="Times New Roman"/>
          <w:lang w:val="en-CA"/>
        </w:rPr>
        <w:t xml:space="preserve">We first </w:t>
      </w:r>
      <w:r w:rsidRPr="6723BA6D">
        <w:rPr>
          <w:rFonts w:ascii="Times New Roman" w:hAnsi="Times New Roman" w:cs="Times New Roman"/>
          <w:lang w:val="en-CA"/>
        </w:rPr>
        <w:t xml:space="preserve">identified the </w:t>
      </w:r>
      <w:r w:rsidR="00273E88">
        <w:rPr>
          <w:rFonts w:ascii="Times New Roman" w:hAnsi="Times New Roman" w:cs="Times New Roman"/>
          <w:lang w:val="en-CA"/>
        </w:rPr>
        <w:t>scale-of-effect</w:t>
      </w:r>
      <w:r w:rsidRPr="6723BA6D">
        <w:rPr>
          <w:rFonts w:ascii="Times New Roman" w:hAnsi="Times New Roman" w:cs="Times New Roman"/>
          <w:lang w:val="en-CA"/>
        </w:rPr>
        <w:t xml:space="preserve"> (i.e., the spatial extent at which landscape variables have the strongest relationship with a species’ response’) by extracting variables at four spatial scales </w:t>
      </w:r>
      <w:r w:rsidRPr="004C757A">
        <w:rPr>
          <w:rFonts w:ascii="Times New Roman" w:hAnsi="Times New Roman" w:cs="Times New Roman"/>
          <w:lang w:val="en-CA"/>
        </w:rPr>
        <w:fldChar w:fldCharType="begin"/>
      </w:r>
      <w:r w:rsidR="00090825">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1939-5582","issue":"8","language":"en","license":"http://onlinelibrary.wiley.com/termsAndConditions#vor","page":"2277-2292","publisher":"Wiley","source":"Crossref","title":"Measuring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These spatial scales were chosen because they cover a wide range of </w:t>
      </w:r>
      <w:r w:rsidRPr="6723BA6D">
        <w:rPr>
          <w:rFonts w:ascii="Times New Roman" w:hAnsi="Times New Roman" w:cs="Times New Roman"/>
          <w:lang w:val="en-CA"/>
        </w:rPr>
        <w:t xml:space="preserve">possible </w:t>
      </w:r>
      <w:r w:rsidR="00273E88">
        <w:rPr>
          <w:rFonts w:ascii="Times New Roman" w:hAnsi="Times New Roman" w:cs="Times New Roman"/>
          <w:lang w:val="en-CA"/>
        </w:rPr>
        <w:t>scale-of-effect</w:t>
      </w:r>
      <w:r w:rsidRPr="6723BA6D">
        <w:rPr>
          <w:rFonts w:ascii="Times New Roman" w:hAnsi="Times New Roman" w:cs="Times New Roman"/>
          <w:lang w:val="en-CA"/>
        </w:rPr>
        <w:t xml:space="preserve"> that are relevant in urban ecology, considering that habitat heterogeneity is scale-dependent.</w:t>
      </w:r>
      <w:r w:rsidR="00A5578F">
        <w:rPr>
          <w:rFonts w:ascii="Times New Roman" w:hAnsi="Times New Roman" w:cs="Times New Roman"/>
          <w:lang w:val="en-CA"/>
        </w:rPr>
        <w:t xml:space="preserve"> However, because scale-of-effect analyses identify the spatial extent that best predicts responses to the tested range, these values should be interpreted as indicating generally fine or coarse spatial responses rather than precise ecological thresholds.</w:t>
      </w:r>
      <w:r w:rsidRPr="6723BA6D">
        <w:rPr>
          <w:rFonts w:ascii="Times New Roman" w:hAnsi="Times New Roman" w:cs="Times New Roman"/>
          <w:lang w:val="en-CA"/>
        </w:rPr>
        <w:t xml:space="preserve"> For each scale we ran generalized linear mixed models (GLMMs) at each study location using all five predictor variables as well as year, site, and individual ID as random effects. We ranked model</w:t>
      </w:r>
      <w:r w:rsidR="2E6ECDDF" w:rsidRPr="6723BA6D">
        <w:rPr>
          <w:rFonts w:ascii="Times New Roman" w:hAnsi="Times New Roman" w:cs="Times New Roman"/>
          <w:lang w:val="en-CA"/>
        </w:rPr>
        <w:t>s</w:t>
      </w:r>
      <w:r w:rsidRPr="6723BA6D">
        <w:rPr>
          <w:rFonts w:ascii="Times New Roman" w:hAnsi="Times New Roman" w:cs="Times New Roman"/>
          <w:lang w:val="en-CA"/>
        </w:rPr>
        <w:t xml:space="preserve"> using Akaike Information Criterion (AICc) values, which take into account small sample sizes </w:t>
      </w:r>
      <w:r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{"citationID":"BoDc4IpX","properties":{"formattedCitation":"(Burnham and Anderson 2002)","plainCitation":"(Burnham and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sidR="0022583A">
        <w:rPr>
          <w:rFonts w:ascii="Times New Roman" w:hAnsi="Times New Roman" w:cs="Times New Roman"/>
          <w:noProof/>
          <w:lang w:val="en-CA"/>
        </w:rPr>
        <w:t>(Burnham and Anderson 2002)</w:t>
      </w:r>
      <w:r w:rsidRPr="004C757A">
        <w:rPr>
          <w:rFonts w:ascii="Times New Roman" w:hAnsi="Times New Roman" w:cs="Times New Roman"/>
          <w:lang w:val="en-CA"/>
        </w:rPr>
        <w:fldChar w:fldCharType="end"/>
      </w:r>
      <w:r w:rsidRPr="6723BA6D">
        <w:rPr>
          <w:rFonts w:ascii="Times New Roman" w:hAnsi="Times New Roman" w:cs="Times New Roman"/>
          <w:lang w:val="en-CA"/>
        </w:rPr>
        <w:t xml:space="preserve">. </w:t>
      </w:r>
      <w:bookmarkStart w:id="15" w:name="_Hlk213149674"/>
      <w:r w:rsidRPr="6723BA6D">
        <w:rPr>
          <w:rFonts w:ascii="Times New Roman" w:hAnsi="Times New Roman" w:cs="Times New Roman"/>
          <w:lang w:val="en-CA"/>
        </w:rPr>
        <w:t xml:space="preserve">The best model was identified as having the lowest AICc value. We also calculated the </w:t>
      </w:r>
      <w:bookmarkStart w:id="16" w:name="_Hlk213148268"/>
      <m:oMath>
        <m:r>
          <w:rPr>
            <w:rFonts w:ascii="Cambria Math" w:hAnsi="Cambria Math" w:cs="Times New Roman"/>
            <w:lang w:val="en-CA"/>
          </w:rPr>
          <m:t>∆</m:t>
        </m:r>
      </m:oMath>
      <w:r w:rsidRPr="37EA428B">
        <w:rPr>
          <w:rFonts w:ascii="Times New Roman" w:eastAsiaTheme="minorEastAsia" w:hAnsi="Times New Roman" w:cs="Times New Roman"/>
          <w:lang w:val="en-CA"/>
        </w:rPr>
        <w:t xml:space="preserve">AICc </w:t>
      </w:r>
      <w:bookmarkEnd w:id="16"/>
      <w:r w:rsidRPr="37EA428B">
        <w:rPr>
          <w:rFonts w:ascii="Times New Roman" w:eastAsiaTheme="minorEastAsia" w:hAnsi="Times New Roman" w:cs="Times New Roman"/>
          <w:lang w:val="en-CA"/>
        </w:rPr>
        <w:t xml:space="preserve">to evaluate competing models following Burnham and Anderson </w:t>
      </w:r>
      <w:r w:rsidRPr="37EA428B">
        <w:rPr>
          <w:rFonts w:ascii="Times New Roman" w:eastAsiaTheme="minorEastAsia" w:hAnsi="Times New Roman" w:cs="Times New Roman"/>
          <w:lang w:val="en-CA"/>
        </w:rPr>
        <w:fldChar w:fldCharType="begin"/>
      </w:r>
      <w:r w:rsidRPr="37EA428B">
        <w:rPr>
          <w:rFonts w:ascii="Times New Roman" w:eastAsiaTheme="minorEastAsia" w:hAnsi="Times New Roman" w:cs="Times New Roman"/>
          <w:lang w:val="en-CA"/>
        </w:rPr>
        <w:instrText xml:space="preserve"> ADDIN ZOTERO_ITEM CSL_CITATION {"citationID":"cgSWiw31","properties":{"formattedCitation":"(2002)","plainCitation":"(2002)","noteIndex":0},"citationItems":[{"id":991,"uris":["http://zotero.org/users/16770306/items/THURZFQN"],"itemData":{"id":991,"type":"book","collection-title":"A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37EA428B">
        <w:rPr>
          <w:rFonts w:ascii="Times New Roman" w:eastAsiaTheme="minorEastAsia" w:hAnsi="Times New Roman" w:cs="Times New Roman"/>
          <w:lang w:val="en-CA"/>
        </w:rPr>
        <w:fldChar w:fldCharType="separate"/>
      </w:r>
      <w:r w:rsidR="0022583A" w:rsidRPr="37EA428B">
        <w:rPr>
          <w:rFonts w:ascii="Times New Roman" w:eastAsiaTheme="minorEastAsia" w:hAnsi="Times New Roman" w:cs="Times New Roman"/>
          <w:noProof/>
          <w:lang w:val="en-CA"/>
        </w:rPr>
        <w:t>(2002)</w:t>
      </w:r>
      <w:r w:rsidRPr="37EA428B">
        <w:rPr>
          <w:rFonts w:ascii="Times New Roman" w:eastAsiaTheme="minorEastAsia" w:hAnsi="Times New Roman" w:cs="Times New Roman"/>
          <w:lang w:val="en-CA"/>
        </w:rPr>
        <w:fldChar w:fldCharType="end"/>
      </w:r>
      <w:r w:rsidRPr="37EA428B">
        <w:rPr>
          <w:rFonts w:ascii="Times New Roman" w:eastAsiaTheme="minorEastAsia" w:hAnsi="Times New Roman" w:cs="Times New Roman"/>
          <w:lang w:val="en-CA"/>
        </w:rPr>
        <w:t xml:space="preserve">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w:t>
      </w:r>
      <w:r w:rsidRPr="6723BA6D">
        <w:rPr>
          <w:rFonts w:ascii="Times New Roman" w:hAnsi="Times New Roman" w:cs="Times New Roman"/>
          <w:lang w:val="en-CA"/>
        </w:rPr>
        <w:t xml:space="preserve"> &lt; 2 were considered to have substantial support, competing with the best model and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 &gt; 10 were deemed to have no support, not competing with the best model).</w:t>
      </w:r>
      <w:bookmarkEnd w:id="15"/>
      <w:r w:rsidR="00280F91" w:rsidRPr="37EA428B">
        <w:rPr>
          <w:rFonts w:ascii="Times New Roman" w:eastAsiaTheme="minorEastAsia" w:hAnsi="Times New Roman" w:cs="Times New Roman"/>
          <w:lang w:val="en-CA"/>
        </w:rPr>
        <w:t xml:space="preserve"> We acknowledge that low</w:t>
      </w:r>
      <w:r w:rsidR="00FD634B" w:rsidRPr="37EA428B">
        <w:rPr>
          <w:rFonts w:ascii="Times New Roman" w:eastAsiaTheme="minorEastAsia" w:hAnsi="Times New Roman" w:cs="Times New Roman"/>
          <w:lang w:val="en-CA"/>
        </w:rPr>
        <w:t xml:space="preserve"> per-individual sample sizes might reduce the precision of the scale-of-effect estimates, as models</w:t>
      </w:r>
      <w:r w:rsidR="009B013D" w:rsidRPr="37EA428B">
        <w:rPr>
          <w:rFonts w:ascii="Times New Roman" w:eastAsiaTheme="minorEastAsia" w:hAnsi="Times New Roman" w:cs="Times New Roman"/>
          <w:lang w:val="en-CA"/>
        </w:rPr>
        <w:t xml:space="preserve"> fitted on few </w:t>
      </w:r>
      <w:r w:rsidR="00966C51" w:rsidRPr="37EA428B">
        <w:rPr>
          <w:rFonts w:ascii="Times New Roman" w:eastAsiaTheme="minorEastAsia" w:hAnsi="Times New Roman" w:cs="Times New Roman"/>
          <w:lang w:val="en-CA"/>
        </w:rPr>
        <w:t xml:space="preserve">observations per individual </w:t>
      </w:r>
      <w:r w:rsidR="00620260" w:rsidRPr="37EA428B">
        <w:rPr>
          <w:rFonts w:ascii="Times New Roman" w:eastAsiaTheme="minorEastAsia" w:hAnsi="Times New Roman" w:cs="Times New Roman"/>
          <w:lang w:val="en-CA"/>
        </w:rPr>
        <w:t xml:space="preserve">could be susceptible </w:t>
      </w:r>
      <w:r w:rsidR="00A960B8" w:rsidRPr="37EA428B">
        <w:rPr>
          <w:rFonts w:ascii="Times New Roman" w:eastAsiaTheme="minorEastAsia" w:hAnsi="Times New Roman" w:cs="Times New Roman"/>
          <w:lang w:val="en-CA"/>
        </w:rPr>
        <w:t>individual-level variation</w:t>
      </w:r>
      <w:r w:rsidR="00127A58" w:rsidRPr="37EA428B">
        <w:rPr>
          <w:rFonts w:ascii="Times New Roman" w:eastAsiaTheme="minorEastAsia" w:hAnsi="Times New Roman" w:cs="Times New Roman"/>
          <w:lang w:val="en-CA"/>
        </w:rPr>
        <w:t xml:space="preserve"> driving apparent scale preferences. To try </w:t>
      </w:r>
      <w:r w:rsidR="00CA0082" w:rsidRPr="37EA428B">
        <w:rPr>
          <w:rFonts w:ascii="Times New Roman" w:eastAsiaTheme="minorEastAsia" w:hAnsi="Times New Roman" w:cs="Times New Roman"/>
          <w:lang w:val="en-CA"/>
        </w:rPr>
        <w:t>mitigating</w:t>
      </w:r>
      <w:r w:rsidR="00127A58" w:rsidRPr="37EA428B">
        <w:rPr>
          <w:rFonts w:ascii="Times New Roman" w:eastAsiaTheme="minorEastAsia" w:hAnsi="Times New Roman" w:cs="Times New Roman"/>
          <w:lang w:val="en-CA"/>
        </w:rPr>
        <w:t xml:space="preserve"> this, we included the individuals’ IDs as random effect</w:t>
      </w:r>
      <w:r w:rsidR="00FB11C5" w:rsidRPr="37EA428B">
        <w:rPr>
          <w:rFonts w:ascii="Times New Roman" w:eastAsiaTheme="minorEastAsia" w:hAnsi="Times New Roman" w:cs="Times New Roman"/>
          <w:lang w:val="en-CA"/>
        </w:rPr>
        <w:t>, and we interpret scale-of-effect results at the population level rather than</w:t>
      </w:r>
      <w:r w:rsidR="00BB304E" w:rsidRPr="37EA428B">
        <w:rPr>
          <w:rFonts w:ascii="Times New Roman" w:eastAsiaTheme="minorEastAsia" w:hAnsi="Times New Roman" w:cs="Times New Roman"/>
          <w:lang w:val="en-CA"/>
        </w:rPr>
        <w:t xml:space="preserve"> an individual level habitat selection.</w:t>
      </w:r>
      <w:r w:rsidR="007A519E" w:rsidRPr="37EA428B">
        <w:rPr>
          <w:rFonts w:ascii="Times New Roman" w:eastAsiaTheme="minorEastAsia" w:hAnsi="Times New Roman" w:cs="Times New Roman"/>
          <w:lang w:val="en-CA"/>
        </w:rPr>
        <w:t xml:space="preserve"> </w:t>
      </w:r>
    </w:p>
    <w:p w14:paraId="59E6F5CB" w14:textId="79527B72" w:rsidR="007F3501" w:rsidRPr="00806F97" w:rsidRDefault="007F3501" w:rsidP="00F96183">
      <w:pPr>
        <w:autoSpaceDE w:val="0"/>
        <w:autoSpaceDN w:val="0"/>
        <w:adjustRightInd w:val="0"/>
        <w:spacing w:line="480" w:lineRule="auto"/>
        <w:rPr>
          <w:rFonts w:ascii="Times New Roman" w:hAnsi="Times New Roman" w:cs="Times New Roman"/>
          <w:lang w:val="en-CA"/>
        </w:rPr>
      </w:pPr>
      <w:r>
        <w:rPr>
          <w:rFonts w:ascii="Times New Roman" w:hAnsi="Times New Roman" w:cs="Times New Roman"/>
          <w:lang w:val="en-CA"/>
        </w:rPr>
        <w:lastRenderedPageBreak/>
        <w:t xml:space="preserve">Because the four buffer sizes represent nested spatial extents, </w:t>
      </w:r>
      <w:r w:rsidR="00D30FD6">
        <w:rPr>
          <w:rFonts w:ascii="Times New Roman" w:hAnsi="Times New Roman" w:cs="Times New Roman"/>
          <w:lang w:val="en-CA"/>
        </w:rPr>
        <w:t xml:space="preserve">we expect the variables extracted from these buffers to be positively correlated. We assessed cross-scale correlations for each predictor type using Pearson’s </w:t>
      </w:r>
      <w:r w:rsidR="001632DD">
        <w:rPr>
          <w:rFonts w:ascii="Times New Roman" w:hAnsi="Times New Roman" w:cs="Times New Roman"/>
          <w:lang w:val="en-CA"/>
        </w:rPr>
        <w:t xml:space="preserve">“r”. Correlations were highest for population density (r = 0.96-0.99 across all sites), moderate for </w:t>
      </w:r>
      <w:r w:rsidR="00F047C1">
        <w:rPr>
          <w:rFonts w:ascii="Times New Roman" w:hAnsi="Times New Roman" w:cs="Times New Roman"/>
          <w:lang w:val="en-CA"/>
        </w:rPr>
        <w:t>mean vegetation heights (r = 0.37-0.94) and road length (r = 0.32-0.95), and lowest for SD vegetation height</w:t>
      </w:r>
      <w:r w:rsidR="00652505">
        <w:rPr>
          <w:rFonts w:ascii="Times New Roman" w:hAnsi="Times New Roman" w:cs="Times New Roman"/>
          <w:lang w:val="en-CA"/>
        </w:rPr>
        <w:t xml:space="preserve"> (r = 0.33-0.84), decreasing with increasing scale separation in all cases. </w:t>
      </w:r>
      <w:r w:rsidR="007C0E19">
        <w:rPr>
          <w:rFonts w:ascii="Times New Roman" w:hAnsi="Times New Roman" w:cs="Times New Roman"/>
          <w:lang w:val="en-CA"/>
        </w:rPr>
        <w:t>Variables from different scales were never included within the same model</w:t>
      </w:r>
      <w:r w:rsidR="00FA78D5">
        <w:rPr>
          <w:rFonts w:ascii="Times New Roman" w:hAnsi="Times New Roman" w:cs="Times New Roman"/>
          <w:lang w:val="en-CA"/>
        </w:rPr>
        <w:t xml:space="preserve">—each candidate model uses a single buffer size—so cross-scale </w:t>
      </w:r>
      <w:r w:rsidR="005C1C2F">
        <w:rPr>
          <w:rFonts w:ascii="Times New Roman" w:hAnsi="Times New Roman" w:cs="Times New Roman"/>
          <w:lang w:val="en-CA"/>
        </w:rPr>
        <w:t xml:space="preserve">correlations do not inflate within-model multicollinearity (all VIF </w:t>
      </w:r>
      <w:r w:rsidR="007C39E2">
        <w:rPr>
          <w:rFonts w:ascii="Times New Roman" w:hAnsi="Times New Roman" w:cs="Times New Roman"/>
          <w:lang w:val="en-CA"/>
        </w:rPr>
        <w:t>&lt; 10)</w:t>
      </w:r>
      <w:r w:rsidR="00806F97">
        <w:rPr>
          <w:rFonts w:ascii="Times New Roman" w:hAnsi="Times New Roman" w:cs="Times New Roman"/>
          <w:lang w:val="en-CA"/>
        </w:rPr>
        <w:t xml:space="preserve">. The buffer comparison therefore constitutes a scale-selection exercise rather than a multi-scale additive approach. Once the </w:t>
      </w:r>
      <w:r w:rsidR="00273E88">
        <w:rPr>
          <w:rFonts w:ascii="Times New Roman" w:hAnsi="Times New Roman" w:cs="Times New Roman"/>
          <w:lang w:val="en-CA"/>
        </w:rPr>
        <w:t>scale-of-effect</w:t>
      </w:r>
      <w:r w:rsidR="00806F97">
        <w:rPr>
          <w:rFonts w:ascii="Times New Roman" w:hAnsi="Times New Roman" w:cs="Times New Roman"/>
          <w:lang w:val="en-CA"/>
        </w:rPr>
        <w:t xml:space="preserve"> was determined for each location, we conducted a resource selection function.</w:t>
      </w:r>
    </w:p>
    <w:p w14:paraId="7A2F8180"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17" w:name="_Toc205883879"/>
      <w:r w:rsidRPr="004C757A">
        <w:rPr>
          <w:rFonts w:ascii="Times New Roman" w:hAnsi="Times New Roman" w:cs="Times New Roman"/>
          <w:color w:val="000000" w:themeColor="text1"/>
          <w:sz w:val="24"/>
          <w:szCs w:val="24"/>
          <w:u w:val="single" w:color="000000"/>
          <w:lang w:val="en-CA"/>
        </w:rPr>
        <w:t>Resource Selection Function</w:t>
      </w:r>
      <w:bookmarkEnd w:id="17"/>
    </w:p>
    <w:p w14:paraId="79E262A4" w14:textId="122261D9" w:rsidR="00422738" w:rsidRDefault="4B992B42" w:rsidP="000A2AE4">
      <w:pPr>
        <w:spacing w:line="480" w:lineRule="auto"/>
        <w:rPr>
          <w:rFonts w:ascii="Times New Roman" w:hAnsi="Times New Roman" w:cs="Times New Roman"/>
          <w:lang w:val="en-CA"/>
        </w:rPr>
      </w:pPr>
      <w:r w:rsidRPr="004C757A">
        <w:rPr>
          <w:rFonts w:ascii="Times New Roman" w:hAnsi="Times New Roman" w:cs="Times New Roman"/>
          <w:lang w:val="en-CA"/>
        </w:rPr>
        <w:t xml:space="preserve">We compared ‘used’ vs. ‘available’ habitat using a resource selection function for </w:t>
      </w:r>
      <w:r w:rsidR="00054290">
        <w:rPr>
          <w:rFonts w:ascii="Times New Roman" w:hAnsi="Times New Roman" w:cs="Times New Roman"/>
          <w:lang w:val="en-CA"/>
        </w:rPr>
        <w:t>cardinals</w:t>
      </w:r>
      <w:r w:rsidRPr="004C757A">
        <w:rPr>
          <w:rFonts w:ascii="Times New Roman" w:hAnsi="Times New Roman" w:cs="Times New Roman"/>
          <w:lang w:val="en-CA"/>
        </w:rPr>
        <w:t xml:space="preserve"> during the non-breeding season and across an urban gradient. We used environmental and anthropogenic variables extracted from available spatial data as well that collected in the field. This included mean and standard deviation (SD) of vegetation height (1m resolution) from </w:t>
      </w:r>
      <w:r w:rsidRPr="5D88E2C0">
        <w:rPr>
          <w:rFonts w:ascii="Times New Roman" w:hAnsi="Times New Roman" w:cs="Times New Roman"/>
          <w:lang w:val="en-CA"/>
        </w:rPr>
        <w:t xml:space="preserve">OpenForest </w:t>
      </w:r>
      <w:r w:rsidR="00074C56">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{"citationID":"BnFjMu8y","properties":{"formattedCitation":"(Government and Municipalities of Quebec 2016)","plainCitation":"(Government and Municipalities of Quebec 2016)","noteIndex":0},"citationItems":[{"id":1265,"uris":["http://zotero.org/users/16770306/items/6K7Y7C43"],"itemData":{"id":1265,"type":"webpage","abstract":"The link: Access the data directory is available in the sectionDataset Description Sheets; Additional Information. Products derived from lidar (Light Detection and Ranging) are generated as part of...","language":"eng","title":"Lidar - Digital models (terrain, canopy, slope, level curve) - Open Government Portal","URL":"https://open.canada.ca/data/en/dataset/5e5d2750-d129-4952-b9fc-f824c5e480b4","author":[{"family":"Government and Municipalities of Quebec","given":""}],"accessed":{"date-parts":[["2025",11,17]]},"issued":{"date-parts":[["2016"]]}}}],"schema":"https://github.com/citation-style-language/schema/raw/master/csl-citation.json"} </w:instrText>
      </w:r>
      <w:r w:rsidR="00074C56">
        <w:rPr>
          <w:rFonts w:ascii="Times New Roman" w:hAnsi="Times New Roman" w:cs="Times New Roman"/>
          <w:lang w:val="en-CA"/>
        </w:rPr>
        <w:fldChar w:fldCharType="separate"/>
      </w:r>
      <w:r w:rsidR="0022583A">
        <w:rPr>
          <w:rFonts w:ascii="Times New Roman" w:hAnsi="Times New Roman" w:cs="Times New Roman"/>
          <w:noProof/>
          <w:lang w:val="en-CA"/>
        </w:rPr>
        <w:t>(Government and Municipalities of Quebec 2016)</w:t>
      </w:r>
      <w:r w:rsidR="00074C56">
        <w:rPr>
          <w:rFonts w:ascii="Times New Roman" w:hAnsi="Times New Roman" w:cs="Times New Roman"/>
          <w:lang w:val="en-CA"/>
        </w:rPr>
        <w:fldChar w:fldCharType="end"/>
      </w:r>
      <w:r w:rsidRPr="004C757A">
        <w:rPr>
          <w:rFonts w:ascii="Times New Roman" w:hAnsi="Times New Roman" w:cs="Times New Roman"/>
          <w:lang w:val="en-CA"/>
        </w:rPr>
        <w:t xml:space="preserve">, distance to nearest bird feeder (collected through systematic field observations), population density data (census unit) using the </w:t>
      </w:r>
      <w:r w:rsidRPr="5D88E2C0">
        <w:rPr>
          <w:rFonts w:ascii="Times New Roman" w:hAnsi="Times New Roman" w:cs="Times New Roman"/>
          <w:lang w:val="en-CA"/>
        </w:rPr>
        <w:t xml:space="preserve">Cancensus R package </w:t>
      </w:r>
      <w:r w:rsidR="006676E8">
        <w:rPr>
          <w:rFonts w:ascii="Times New Roman" w:hAnsi="Times New Roman" w:cs="Times New Roman"/>
          <w:lang w:val="en-CA"/>
        </w:rPr>
        <w:fldChar w:fldCharType="begin"/>
      </w:r>
      <w:r w:rsidR="006676E8">
        <w:rPr>
          <w:rFonts w:ascii="Times New Roman" w:hAnsi="Times New Roman" w:cs="Times New Roman"/>
          <w:lang w:val="en-CA"/>
        </w:rPr>
        <w:instrText xml:space="preserve"> ADDIN ZOTERO_ITEM CSL_CITATION {"citationID":"MNxtBBgU","properties":{"formattedCitation":"(von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6676E8">
        <w:rPr>
          <w:rFonts w:ascii="Times New Roman" w:hAnsi="Times New Roman" w:cs="Times New Roman"/>
          <w:lang w:val="en-CA"/>
        </w:rPr>
        <w:fldChar w:fldCharType="separate"/>
      </w:r>
      <w:r w:rsidR="006676E8">
        <w:rPr>
          <w:rFonts w:ascii="Times New Roman" w:hAnsi="Times New Roman" w:cs="Times New Roman"/>
          <w:noProof/>
          <w:lang w:val="en-CA"/>
        </w:rPr>
        <w:t>(von Bergmann et al. 2021)</w:t>
      </w:r>
      <w:r w:rsidR="006676E8">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007D6FF3" w:rsidRPr="004C757A">
        <w:rPr>
          <w:rFonts w:ascii="Times New Roman" w:hAnsi="Times New Roman" w:cs="Times New Roman"/>
          <w:color w:val="000000" w:themeColor="text1"/>
          <w:lang w:val="en-CA"/>
        </w:rPr>
        <w:fldChar w:fldCharType="begin"/>
      </w:r>
      <w:r w:rsidR="00B420E3">
        <w:rPr>
          <w:rFonts w:ascii="Times New Roman" w:hAnsi="Times New Roman" w:cs="Times New Roman"/>
          <w:color w:val="000000" w:themeColor="text1"/>
          <w:lang w:val="en-CA"/>
        </w:rPr>
        <w:instrText xml:space="preserve"> ADDIN ZOTERO_ITEM CSL_CITATION {"citationID":"17R0XRsQ","properties":{"formattedCitation":"(Ville de Montr\\uc0\\u233{}al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7D6FF3" w:rsidRPr="004C757A">
        <w:rPr>
          <w:rFonts w:ascii="Times New Roman" w:hAnsi="Times New Roman" w:cs="Times New Roman"/>
          <w:color w:val="000000" w:themeColor="text1"/>
          <w:lang w:val="en-CA"/>
        </w:rPr>
        <w:fldChar w:fldCharType="separate"/>
      </w:r>
      <w:r w:rsidR="00B420E3" w:rsidRPr="00B420E3">
        <w:rPr>
          <w:rFonts w:ascii="Times New Roman" w:hAnsi="Times New Roman" w:cs="Times New Roman"/>
          <w:color w:val="000000"/>
          <w:kern w:val="0"/>
          <w:lang w:val="en-US"/>
        </w:rPr>
        <w:t>(Ville de Montréal 2018)</w:t>
      </w:r>
      <w:r w:rsidR="007D6FF3"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w:t>
      </w:r>
      <w:r w:rsidR="00F05773">
        <w:rPr>
          <w:rFonts w:ascii="Times New Roman" w:hAnsi="Times New Roman" w:cs="Times New Roman"/>
          <w:lang w:val="en-CA"/>
        </w:rPr>
        <w:t xml:space="preserve"> </w:t>
      </w:r>
      <w:r w:rsidR="00F05773" w:rsidRPr="000C1170">
        <w:rPr>
          <w:rFonts w:ascii="Times New Roman" w:hAnsi="Times New Roman" w:cs="Times New Roman"/>
          <w:lang w:val="en-CA"/>
        </w:rPr>
        <w:t>We used the matched case-control design</w:t>
      </w:r>
      <w:r w:rsidR="005619CF" w:rsidRPr="000C1170">
        <w:rPr>
          <w:rFonts w:ascii="Times New Roman" w:hAnsi="Times New Roman" w:cs="Times New Roman"/>
          <w:lang w:val="en-CA"/>
        </w:rPr>
        <w:t xml:space="preserve"> </w:t>
      </w:r>
      <w:r w:rsidR="005A0A9C" w:rsidRPr="000C1170">
        <w:rPr>
          <w:rFonts w:ascii="Times New Roman" w:hAnsi="Times New Roman" w:cs="Times New Roman"/>
          <w:lang w:val="en-CA"/>
        </w:rPr>
        <w:t xml:space="preserve">elaborated by </w:t>
      </w:r>
      <w:r w:rsidR="008843EE" w:rsidRPr="000C1170">
        <w:rPr>
          <w:rFonts w:ascii="Times New Roman" w:hAnsi="Times New Roman" w:cs="Times New Roman"/>
          <w:lang w:val="en-CA"/>
        </w:rPr>
        <w:t xml:space="preserve">Fortin </w:t>
      </w:r>
      <w:r w:rsidR="00F071A7" w:rsidRPr="000C1170">
        <w:rPr>
          <w:rFonts w:ascii="Times New Roman" w:hAnsi="Times New Roman" w:cs="Times New Roman"/>
          <w:lang w:val="en-CA"/>
        </w:rPr>
        <w:t>and</w:t>
      </w:r>
      <w:r w:rsidR="005A0A9C" w:rsidRPr="000C1170">
        <w:rPr>
          <w:rFonts w:ascii="Times New Roman" w:hAnsi="Times New Roman" w:cs="Times New Roman"/>
          <w:lang w:val="en-CA"/>
        </w:rPr>
        <w:t xml:space="preserve"> have applied a 300 meters</w:t>
      </w:r>
      <w:r w:rsidR="00E957EE" w:rsidRPr="000C1170">
        <w:rPr>
          <w:rFonts w:ascii="Times New Roman" w:hAnsi="Times New Roman" w:cs="Times New Roman"/>
          <w:lang w:val="en-CA"/>
        </w:rPr>
        <w:t xml:space="preserve"> buffer to reflect the median daily bird movement</w:t>
      </w:r>
      <w:r w:rsidR="008843EE" w:rsidRPr="000C1170">
        <w:rPr>
          <w:rFonts w:ascii="Times New Roman" w:hAnsi="Times New Roman" w:cs="Times New Roman"/>
          <w:lang w:val="en-CA"/>
        </w:rPr>
        <w:t xml:space="preserve"> </w:t>
      </w:r>
      <w:r w:rsidR="005838FD" w:rsidRPr="000C1170">
        <w:rPr>
          <w:rFonts w:ascii="Times New Roman" w:hAnsi="Times New Roman" w:cs="Times New Roman"/>
          <w:lang w:val="en-CA"/>
        </w:rPr>
        <w:fldChar w:fldCharType="begin"/>
      </w:r>
      <w:r w:rsidR="00785D78">
        <w:rPr>
          <w:rFonts w:ascii="Times New Roman" w:hAnsi="Times New Roman" w:cs="Times New Roman"/>
          <w:lang w:val="en-CA"/>
        </w:rPr>
        <w:instrText xml:space="preserve"> ADDIN ZOTERO_ITEM CSL_CITATION {"citationID":"SFgLSl4F","properties":{"formattedCitation":"(Fortin et al. 2005, 2009)","plainCitation":"(Fortin et al. 2005, 2009)","noteIndex":0},"citationItems":[{"id":1277,"uris":["http://zotero.org/users/16770306/items/IXR7FTQI"],"itemData":{"id":1277,"type":"article-journal","abstract":"A trophic cascade recently has been reported among wolves, elk, and aspen on the northern winter range of Yellowstone National Park, Wyoming, USA, but the mechanisms of indirect interactions within this food chain have yet to be established. We investigated whether the observed trophic cascade might have a behavioral basis by exploring environmental factors influencing the movements of 13 female elk equipped with GPS radio collars. We developed a simple statistical approach that can unveil the concurrent influence of several environmental features on animal movements. Paths of elk traveling on their winter range were broken down into steps, which correspond to the straight-line segment between successive locations at 5-hour intervals. Each observed step was paired with 200 random steps having the same starting point, but differing in length and/or direction. Comparisons between the characteristics of observed and random steps using conditional logistic regression were used to model environmental features influencing movement patterns. We found that elk movements were influenced by multiple factors, such as the distance from roads, the presence of a steep slope along the step, and the cover type in which they ended. The influence of cover type on elk movements depended on the spatial distribution of wolves across the northern winter range of the park. In low wolf-use areas, the relative preference for end point locations of steps followed: aspen stands &gt; open areas &gt; conifer forests. As the risks of wolf encounter increased, the preference of elk for aspen stands gradually decreased, and selection became strongest for steps ending in conifer forests in high wolf-use areas. Our study clarifies the behavioral mechanisms involved in the trophic cascade of Yellowstone's wolf?elk?aspen system: elk respond to wolves on their winter range by a shift in habitat selection, which leads to local reductions in the use of aspen by elk.","container-title":"Ecology","DOI":"10.1890/04-0953","ISSN":"0012-9658","issue":"5","journalAbbreviation":"Ecology","page":"1320-1330","publisher":"John Wiley &amp; Sons, Ltd","title":"Wolves influence elk movements: behavior shapes a trophic cascade in Yellowstone National Park","volume":"86","author":[{"family":"Fortin","given":"Daniel"},{"family":"Beyer","given":"Hawthorne L."},{"family":"Boyce","given":"Mark S."},{"family":"Smith","given":"Douglas W."},{"family":"Duchesne","given":"Thierry"},{"family":"Mao","given":"Julie S."}],"issued":{"date-parts":[["2005",5,1]]}}},{"id":1276,"uris":["http://zotero.org/users/16770306/items/3B7GHJC3"],"itemData":{"id":1276,"type":"article-journal","abstract":"For gregarious animals the cost?benefit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fission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selection.","container-title":"Ecology","DOI":"10.1890/08-0345.1","ISSN":"0012-9658","issue":"9","journalAbbreviation":"Ecology","page":"2480-2490","publisher":"John Wiley &amp; Sons, Ltd","title":"Group-size-mediated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L."},{"family":"Duchesne","given":"Thierry"},{"family":"Courant","given":"Sabrina"},{"family":"Dancose","given":"Karine"}],"issued":{"date-parts":[["2009",9,1]]}}}],"schema":"https://github.com/citation-style-language/schema/raw/master/csl-citation.json"} </w:instrText>
      </w:r>
      <w:r w:rsidR="005838FD" w:rsidRPr="000C1170">
        <w:rPr>
          <w:rFonts w:ascii="Times New Roman" w:hAnsi="Times New Roman" w:cs="Times New Roman"/>
          <w:lang w:val="en-CA"/>
        </w:rPr>
        <w:fldChar w:fldCharType="separate"/>
      </w:r>
      <w:r w:rsidR="000221F6" w:rsidRPr="000C1170">
        <w:rPr>
          <w:rFonts w:ascii="Times New Roman" w:hAnsi="Times New Roman" w:cs="Times New Roman"/>
          <w:noProof/>
          <w:lang w:val="en-CA"/>
        </w:rPr>
        <w:t>(Fortin et al. 2005, 2009)</w:t>
      </w:r>
      <w:r w:rsidR="005838FD" w:rsidRPr="000C1170">
        <w:rPr>
          <w:rFonts w:ascii="Times New Roman" w:hAnsi="Times New Roman" w:cs="Times New Roman"/>
          <w:lang w:val="en-CA"/>
        </w:rPr>
        <w:fldChar w:fldCharType="end"/>
      </w:r>
      <w:r w:rsidR="00E957EE" w:rsidRPr="000C1170">
        <w:rPr>
          <w:rFonts w:ascii="Times New Roman" w:hAnsi="Times New Roman" w:cs="Times New Roman"/>
          <w:lang w:val="en-CA"/>
        </w:rPr>
        <w:t>.</w:t>
      </w:r>
      <w:r w:rsidRPr="000C1170">
        <w:rPr>
          <w:rFonts w:ascii="Times New Roman" w:hAnsi="Times New Roman" w:cs="Times New Roman"/>
          <w:lang w:val="en-CA"/>
        </w:rPr>
        <w:t xml:space="preserve"> </w:t>
      </w:r>
      <w:r w:rsidR="00C63840">
        <w:rPr>
          <w:rFonts w:ascii="Times New Roman" w:hAnsi="Times New Roman" w:cs="Times New Roman"/>
          <w:lang w:val="en-CA"/>
        </w:rPr>
        <w:t xml:space="preserve">Because this is a population-level resource selection function, in which individual IDs are </w:t>
      </w:r>
      <w:r w:rsidR="0076644F">
        <w:rPr>
          <w:rFonts w:ascii="Times New Roman" w:hAnsi="Times New Roman" w:cs="Times New Roman"/>
          <w:lang w:val="en-CA"/>
        </w:rPr>
        <w:t>included as random effect</w:t>
      </w:r>
      <w:r w:rsidR="00B71872">
        <w:rPr>
          <w:rFonts w:ascii="Times New Roman" w:hAnsi="Times New Roman" w:cs="Times New Roman"/>
          <w:lang w:val="en-CA"/>
        </w:rPr>
        <w:t xml:space="preserve">s </w:t>
      </w:r>
      <w:r w:rsidR="000F0FDF">
        <w:rPr>
          <w:rFonts w:ascii="Times New Roman" w:hAnsi="Times New Roman" w:cs="Times New Roman"/>
          <w:lang w:val="en-CA"/>
        </w:rPr>
        <w:t>and used-</w:t>
      </w:r>
      <w:r w:rsidR="000F0FDF">
        <w:rPr>
          <w:rFonts w:ascii="Times New Roman" w:hAnsi="Times New Roman" w:cs="Times New Roman"/>
          <w:lang w:val="en-CA"/>
        </w:rPr>
        <w:lastRenderedPageBreak/>
        <w:t>available pairs from all individuals are evaluated together, there is no required minimum number of locations per individual</w:t>
      </w:r>
      <w:r w:rsidR="00915FBD">
        <w:rPr>
          <w:rFonts w:ascii="Times New Roman" w:hAnsi="Times New Roman" w:cs="Times New Roman"/>
          <w:lang w:val="en-CA"/>
        </w:rPr>
        <w:t xml:space="preserve">, as it would be the case for an individual-level RSF. </w:t>
      </w:r>
      <w:r>
        <w:rPr>
          <w:rFonts w:ascii="Times New Roman" w:hAnsi="Times New Roman" w:cs="Times New Roman"/>
          <w:lang w:val="en-CA"/>
        </w:rPr>
        <w:t>The average number of true observations for each individual ranges from 5 to 48 with an average number of points of 18.</w:t>
      </w:r>
      <w:r w:rsidR="0017761B">
        <w:rPr>
          <w:rFonts w:ascii="Times New Roman" w:hAnsi="Times New Roman" w:cs="Times New Roman"/>
          <w:lang w:val="en-CA"/>
        </w:rPr>
        <w:t xml:space="preserve"> </w:t>
      </w:r>
      <w:r>
        <w:rPr>
          <w:rFonts w:ascii="Times New Roman" w:hAnsi="Times New Roman" w:cs="Times New Roman"/>
          <w:lang w:val="en-CA"/>
        </w:rPr>
        <w:t>Having a ratio of 1:1, the same numbers apply for the random observations.</w:t>
      </w:r>
      <w:r w:rsidRPr="004C757A">
        <w:rPr>
          <w:rFonts w:ascii="Times New Roman" w:hAnsi="Times New Roman" w:cs="Times New Roman"/>
          <w:lang w:val="en-CA"/>
        </w:rPr>
        <w:t xml:space="preserve"> </w:t>
      </w:r>
      <w:r w:rsidR="003B2FD8" w:rsidRPr="004C757A">
        <w:rPr>
          <w:rFonts w:ascii="Times New Roman" w:hAnsi="Times New Roman" w:cs="Times New Roman"/>
          <w:color w:val="1F1F1F"/>
          <w:shd w:val="clear" w:color="auto" w:fill="FFFFFF"/>
          <w:lang w:val="en-CA"/>
        </w:rPr>
        <w:t xml:space="preserve">The data </w:t>
      </w:r>
      <w:r w:rsidR="007207ED">
        <w:rPr>
          <w:rFonts w:ascii="Times New Roman" w:hAnsi="Times New Roman" w:cs="Times New Roman"/>
          <w:color w:val="1F1F1F"/>
          <w:shd w:val="clear" w:color="auto" w:fill="FFFFFF"/>
          <w:lang w:val="en-CA"/>
        </w:rPr>
        <w:t xml:space="preserve">extracted </w:t>
      </w:r>
      <w:r w:rsidR="003B2FD8" w:rsidRPr="004C757A">
        <w:rPr>
          <w:rFonts w:ascii="Times New Roman" w:hAnsi="Times New Roman" w:cs="Times New Roman"/>
          <w:color w:val="1F1F1F"/>
          <w:shd w:val="clear" w:color="auto" w:fill="FFFFFF"/>
          <w:lang w:val="en-CA"/>
        </w:rPr>
        <w:t>was scaled and centered before running the models.</w:t>
      </w:r>
      <w:r w:rsidR="3E44AC67" w:rsidRPr="5D88E2C0">
        <w:rPr>
          <w:rFonts w:ascii="Times New Roman" w:hAnsi="Times New Roman" w:cs="Times New Roman"/>
          <w:color w:val="1F1F1F"/>
          <w:lang w:val="en-CA"/>
        </w:rPr>
        <w:t xml:space="preserve"> We built our candidate model set to compare the relative strengths of anthropogenic and natural vegetation </w:t>
      </w:r>
      <w:r w:rsidR="14072B4C" w:rsidRPr="5D88E2C0">
        <w:rPr>
          <w:rFonts w:ascii="Times New Roman" w:hAnsi="Times New Roman" w:cs="Times New Roman"/>
          <w:lang w:val="en-CA"/>
        </w:rPr>
        <w:t xml:space="preserve">variables </w:t>
      </w:r>
      <w:r w:rsidR="3E44AC67" w:rsidRPr="5D88E2C0">
        <w:rPr>
          <w:rFonts w:ascii="Times New Roman" w:hAnsi="Times New Roman" w:cs="Times New Roman"/>
          <w:color w:val="1F1F1F"/>
          <w:lang w:val="en-CA"/>
        </w:rPr>
        <w:t xml:space="preserve">to predict cardinal </w:t>
      </w:r>
      <w:r w:rsidR="4A7F510A" w:rsidRPr="5D88E2C0">
        <w:rPr>
          <w:rFonts w:ascii="Times New Roman" w:hAnsi="Times New Roman" w:cs="Times New Roman"/>
          <w:color w:val="1F1F1F"/>
          <w:lang w:val="en-CA"/>
        </w:rPr>
        <w:t>habitat</w:t>
      </w:r>
      <w:r w:rsidR="2CDCF025" w:rsidRPr="5D88E2C0">
        <w:rPr>
          <w:rFonts w:ascii="Times New Roman" w:hAnsi="Times New Roman" w:cs="Times New Roman"/>
          <w:color w:val="1F1F1F"/>
          <w:lang w:val="en-CA"/>
        </w:rPr>
        <w:t xml:space="preserve"> use.</w:t>
      </w:r>
      <w:r w:rsidR="62D35CDC" w:rsidRPr="5D88E2C0">
        <w:rPr>
          <w:rFonts w:ascii="Times New Roman" w:hAnsi="Times New Roman" w:cs="Times New Roman"/>
          <w:color w:val="1F1F1F"/>
          <w:lang w:val="en-CA"/>
        </w:rPr>
        <w:t xml:space="preserve"> This included four </w:t>
      </w:r>
      <w:r w:rsidR="62D35CDC" w:rsidRPr="5D88E2C0">
        <w:rPr>
          <w:rFonts w:ascii="Times New Roman" w:hAnsi="Times New Roman" w:cs="Times New Roman"/>
          <w:i/>
          <w:iCs/>
          <w:color w:val="1F1F1F"/>
          <w:lang w:val="en-CA"/>
        </w:rPr>
        <w:t>a priori</w:t>
      </w:r>
      <w:r w:rsidR="62D35CDC" w:rsidRPr="5D88E2C0">
        <w:rPr>
          <w:rFonts w:ascii="Times New Roman" w:hAnsi="Times New Roman" w:cs="Times New Roman"/>
          <w:color w:val="1F1F1F"/>
          <w:lang w:val="en-CA"/>
        </w:rPr>
        <w:t xml:space="preserve"> hypothesis-based models including, (1) the </w:t>
      </w:r>
      <w:r w:rsidRPr="5D88E2C0">
        <w:rPr>
          <w:rFonts w:ascii="Times New Roman" w:hAnsi="Times New Roman" w:cs="Times New Roman"/>
          <w:lang w:val="en-CA"/>
        </w:rPr>
        <w:t>“Full model” (Used ~ Mean vegetation height + Sd vegetation height + Population density + Road length + Distance to nearest feeder + (1|Winter) + (1|Site) + (1|ID)), including all of the variables, plus the winter (years of sampling), relocation site and bird ID as random effects</w:t>
      </w:r>
      <w:r w:rsidR="61507980" w:rsidRPr="5D88E2C0">
        <w:rPr>
          <w:rFonts w:ascii="Times New Roman" w:hAnsi="Times New Roman" w:cs="Times New Roman"/>
          <w:lang w:val="en-CA"/>
        </w:rPr>
        <w:t xml:space="preserve"> to account for the additive importance of anthropogenic and natural vegetation variables, </w:t>
      </w:r>
      <w:r w:rsidR="559A7914" w:rsidRPr="5D88E2C0">
        <w:rPr>
          <w:rFonts w:ascii="Times New Roman" w:hAnsi="Times New Roman" w:cs="Times New Roman"/>
          <w:lang w:val="en-CA"/>
        </w:rPr>
        <w:t xml:space="preserve"> </w:t>
      </w:r>
      <w:r w:rsidR="6C0AAF92" w:rsidRPr="5D88E2C0">
        <w:rPr>
          <w:rFonts w:ascii="Times New Roman" w:hAnsi="Times New Roman" w:cs="Times New Roman"/>
          <w:lang w:val="en-CA"/>
        </w:rPr>
        <w:t xml:space="preserve">(2) </w:t>
      </w:r>
      <w:r w:rsidRPr="5D88E2C0">
        <w:rPr>
          <w:rFonts w:ascii="Times New Roman" w:hAnsi="Times New Roman" w:cs="Times New Roman"/>
          <w:lang w:val="en-CA"/>
        </w:rPr>
        <w:t xml:space="preserve"> the “Vegetation height” model (Used ~ Mean vegetation height + (1|Winter) + (1|Site) + (1|ID)), assuming the vertical height of vegetation was </w:t>
      </w:r>
      <w:r w:rsidR="216C3AAD" w:rsidRPr="5D88E2C0">
        <w:rPr>
          <w:rFonts w:ascii="Times New Roman" w:hAnsi="Times New Roman" w:cs="Times New Roman"/>
          <w:lang w:val="en-CA"/>
        </w:rPr>
        <w:t xml:space="preserve">the dominant variable related to habitat use by cardinals, (3) the </w:t>
      </w:r>
      <w:r w:rsidRPr="5D88E2C0">
        <w:rPr>
          <w:rFonts w:ascii="Times New Roman" w:hAnsi="Times New Roman" w:cs="Times New Roman"/>
          <w:lang w:val="en-CA"/>
        </w:rPr>
        <w:t xml:space="preserve"> “Sd vegetation height”</w:t>
      </w:r>
      <w:r w:rsidR="438B3C5D" w:rsidRPr="5D88E2C0">
        <w:rPr>
          <w:rFonts w:ascii="Times New Roman" w:hAnsi="Times New Roman" w:cs="Times New Roman"/>
          <w:lang w:val="en-CA"/>
        </w:rPr>
        <w:t xml:space="preserve"> </w:t>
      </w:r>
      <w:r w:rsidR="007A0053">
        <w:rPr>
          <w:rFonts w:ascii="Times New Roman" w:hAnsi="Times New Roman" w:cs="Times New Roman"/>
          <w:lang w:val="en-CA"/>
        </w:rPr>
        <w:t>model</w:t>
      </w:r>
      <w:r w:rsidRPr="5D88E2C0">
        <w:rPr>
          <w:rFonts w:ascii="Times New Roman" w:hAnsi="Times New Roman" w:cs="Times New Roman"/>
          <w:lang w:val="en-CA"/>
        </w:rPr>
        <w:t xml:space="preserve"> (Used ~ Sd vegetation height + (1|Winter) + (1|Site) + (1|ID)), </w:t>
      </w:r>
      <w:r w:rsidR="46E65D9D" w:rsidRPr="5D88E2C0">
        <w:rPr>
          <w:rFonts w:ascii="Times New Roman" w:hAnsi="Times New Roman" w:cs="Times New Roman"/>
          <w:lang w:val="en-CA"/>
        </w:rPr>
        <w:t xml:space="preserve">assuming that cardinal habitat use is related to </w:t>
      </w:r>
      <w:r w:rsidRPr="5D88E2C0">
        <w:rPr>
          <w:rFonts w:ascii="Times New Roman" w:hAnsi="Times New Roman" w:cs="Times New Roman"/>
          <w:lang w:val="en-CA"/>
        </w:rPr>
        <w:t xml:space="preserve"> vertical </w:t>
      </w:r>
      <w:r w:rsidR="08BA1273" w:rsidRPr="5D88E2C0">
        <w:rPr>
          <w:rFonts w:ascii="Times New Roman" w:hAnsi="Times New Roman" w:cs="Times New Roman"/>
          <w:lang w:val="en-CA"/>
        </w:rPr>
        <w:t xml:space="preserve">vegetation </w:t>
      </w:r>
      <w:r w:rsidRPr="5D88E2C0">
        <w:rPr>
          <w:rFonts w:ascii="Times New Roman" w:hAnsi="Times New Roman" w:cs="Times New Roman"/>
          <w:lang w:val="en-CA"/>
        </w:rPr>
        <w:t>composition</w:t>
      </w:r>
      <w:r w:rsidR="2ABB4CCD" w:rsidRPr="5D88E2C0">
        <w:rPr>
          <w:rFonts w:ascii="Times New Roman" w:hAnsi="Times New Roman" w:cs="Times New Roman"/>
          <w:lang w:val="en-CA"/>
        </w:rPr>
        <w:t>, and (4)</w:t>
      </w:r>
      <w:r w:rsidRPr="5D88E2C0">
        <w:rPr>
          <w:rFonts w:ascii="Times New Roman" w:hAnsi="Times New Roman" w:cs="Times New Roman"/>
          <w:lang w:val="en-CA"/>
        </w:rPr>
        <w:t xml:space="preserve"> the “</w:t>
      </w:r>
      <w:r w:rsidR="11E00CAD" w:rsidRPr="5D88E2C0">
        <w:rPr>
          <w:rFonts w:ascii="Times New Roman" w:hAnsi="Times New Roman" w:cs="Times New Roman"/>
          <w:lang w:val="en-CA"/>
        </w:rPr>
        <w:t xml:space="preserve">Anthropogenic” </w:t>
      </w:r>
      <w:r w:rsidRPr="5D88E2C0">
        <w:rPr>
          <w:rFonts w:ascii="Times New Roman" w:hAnsi="Times New Roman" w:cs="Times New Roman"/>
          <w:lang w:val="en-CA"/>
        </w:rPr>
        <w:t xml:space="preserve">model (Used ~ Population density + Road length + Distance to nearest feeders + (1|Winter) + (1|Site) + (1|ID)), which assumed that </w:t>
      </w:r>
      <w:r w:rsidR="02D6898A" w:rsidRPr="5D88E2C0">
        <w:rPr>
          <w:rFonts w:ascii="Times New Roman" w:hAnsi="Times New Roman" w:cs="Times New Roman"/>
          <w:lang w:val="en-CA"/>
        </w:rPr>
        <w:t>cardinal habitat use would be related to</w:t>
      </w:r>
      <w:r w:rsidRPr="5D88E2C0">
        <w:rPr>
          <w:rFonts w:ascii="Times New Roman" w:hAnsi="Times New Roman" w:cs="Times New Roman"/>
          <w:lang w:val="en-CA"/>
        </w:rPr>
        <w:t xml:space="preserve"> </w:t>
      </w:r>
      <w:r w:rsidR="2410E3D3" w:rsidRPr="5D88E2C0">
        <w:rPr>
          <w:rFonts w:ascii="Times New Roman" w:hAnsi="Times New Roman" w:cs="Times New Roman"/>
          <w:lang w:val="en-CA"/>
        </w:rPr>
        <w:t xml:space="preserve">anthropogenic variable </w:t>
      </w:r>
      <w:r w:rsidRPr="5D88E2C0">
        <w:rPr>
          <w:rFonts w:ascii="Times New Roman" w:hAnsi="Times New Roman" w:cs="Times New Roman"/>
          <w:lang w:val="en-CA"/>
        </w:rPr>
        <w:t xml:space="preserve"> </w:t>
      </w:r>
      <w:r w:rsidR="09AA2FF6" w:rsidRPr="5D88E2C0">
        <w:rPr>
          <w:rFonts w:ascii="Times New Roman" w:hAnsi="Times New Roman" w:cs="Times New Roman"/>
          <w:lang w:val="en-CA"/>
        </w:rPr>
        <w:t xml:space="preserve">We also included a </w:t>
      </w:r>
      <w:r w:rsidRPr="5D88E2C0">
        <w:rPr>
          <w:rFonts w:ascii="Times New Roman" w:hAnsi="Times New Roman" w:cs="Times New Roman"/>
          <w:lang w:val="en-CA"/>
        </w:rPr>
        <w:t>“Null” model,</w:t>
      </w:r>
      <w:r w:rsidR="068EA16C" w:rsidRPr="5D88E2C0">
        <w:rPr>
          <w:rFonts w:ascii="Times New Roman" w:hAnsi="Times New Roman" w:cs="Times New Roman"/>
          <w:lang w:val="en-CA"/>
        </w:rPr>
        <w:t xml:space="preserve"> with </w:t>
      </w:r>
      <w:r w:rsidRPr="5D88E2C0">
        <w:rPr>
          <w:rFonts w:ascii="Times New Roman" w:hAnsi="Times New Roman" w:cs="Times New Roman"/>
          <w:lang w:val="en-CA"/>
        </w:rPr>
        <w:t xml:space="preserve"> random effects </w:t>
      </w:r>
      <w:r w:rsidR="5F658F79" w:rsidRPr="5D88E2C0">
        <w:rPr>
          <w:rFonts w:ascii="Times New Roman" w:hAnsi="Times New Roman" w:cs="Times New Roman"/>
          <w:lang w:val="en-CA"/>
        </w:rPr>
        <w:t xml:space="preserve">only </w:t>
      </w:r>
      <w:r w:rsidRPr="5D88E2C0">
        <w:rPr>
          <w:rFonts w:ascii="Times New Roman" w:hAnsi="Times New Roman" w:cs="Times New Roman"/>
          <w:lang w:val="en-CA"/>
        </w:rPr>
        <w:t xml:space="preserve">(Used ~ + (1|Winter) + (1|Site) + (1|ID)). </w:t>
      </w:r>
      <w:r w:rsidR="2B23B9C9" w:rsidRPr="5D88E2C0">
        <w:rPr>
          <w:rFonts w:ascii="Times New Roman" w:hAnsi="Times New Roman" w:cs="Times New Roman"/>
          <w:lang w:val="en-CA"/>
        </w:rPr>
        <w:t xml:space="preserve"> We ranked all fiver models </w:t>
      </w:r>
      <w:r w:rsidRPr="5D88E2C0">
        <w:rPr>
          <w:rFonts w:ascii="Times New Roman" w:hAnsi="Times New Roman" w:cs="Times New Roman"/>
          <w:lang w:val="en-CA"/>
        </w:rPr>
        <w:t xml:space="preserve"> according to the corrected Akaike Information Criterion (AICc) following the method previously described by Burnham and Anderson </w:t>
      </w:r>
      <w:r w:rsidRPr="5D88E2C0">
        <w:rPr>
          <w:rFonts w:ascii="Times New Roman" w:hAnsi="Times New Roman" w:cs="Times New Roman"/>
          <w:lang w:val="en-CA"/>
        </w:rPr>
        <w:fldChar w:fldCharType="begin"/>
      </w:r>
      <w:r w:rsidRPr="5D88E2C0">
        <w:rPr>
          <w:rFonts w:ascii="Times New Roman" w:hAnsi="Times New Roman" w:cs="Times New Roman"/>
          <w:lang w:val="en-CA"/>
        </w:rPr>
        <w:instrText xml:space="preserve"> ADDIN ZOTERO_ITEM CSL_CITATION {"citationID":"PWrVKmgI","properties":{"formattedCitation":"(2002)","plainCitation":"(2002)","noteIndex":0},"citationItems":[{"id":991,"uris":["http://zotero.org/users/16770306/items/THURZFQN"],"itemData":{"id":991,"type":"book","collection-title":"A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(2002)</w:t>
      </w:r>
      <w:r w:rsidRPr="5D88E2C0">
        <w:rPr>
          <w:rFonts w:ascii="Times New Roman" w:hAnsi="Times New Roman" w:cs="Times New Roman"/>
          <w:lang w:val="en-CA"/>
        </w:rPr>
        <w:fldChar w:fldCharType="end"/>
      </w:r>
      <w:r w:rsidRPr="5D88E2C0">
        <w:rPr>
          <w:rFonts w:ascii="Times New Roman" w:hAnsi="Times New Roman" w:cs="Times New Roman"/>
          <w:lang w:val="en-CA"/>
        </w:rPr>
        <w:t xml:space="preserve">. We used Variance Inflation Factor (VIF) to test for multicollinearity (variables with VIF values &gt; 10 were considered to have problematic collinearity and were removed) among predictor variables and Hosmer-Lemeshow as a </w:t>
      </w:r>
      <w:r w:rsidRPr="5D88E2C0">
        <w:rPr>
          <w:rFonts w:ascii="Times New Roman" w:hAnsi="Times New Roman" w:cs="Times New Roman"/>
          <w:lang w:val="en-CA"/>
        </w:rPr>
        <w:lastRenderedPageBreak/>
        <w:t>goodness-of-fit test</w:t>
      </w:r>
      <w:r w:rsidR="006D3FE9" w:rsidRPr="5D88E2C0">
        <w:rPr>
          <w:rFonts w:ascii="Times New Roman" w:hAnsi="Times New Roman" w:cs="Times New Roman"/>
          <w:lang w:val="en-CA"/>
        </w:rPr>
        <w:t xml:space="preserve"> </w:t>
      </w:r>
      <w:r w:rsidRPr="5D88E2C0">
        <w:rPr>
          <w:rFonts w:ascii="Times New Roman" w:hAnsi="Times New Roman" w:cs="Times New Roman"/>
          <w:lang w:val="en-CA"/>
        </w:rPr>
        <w:fldChar w:fldCharType="begin"/>
      </w:r>
      <w:r w:rsidRPr="5D88E2C0">
        <w:rPr>
          <w:rFonts w:ascii="Times New Roman" w:hAnsi="Times New Roman" w:cs="Times New Roman"/>
          <w:lang w:val="en-CA"/>
        </w:rPr>
        <w:instrText xml:space="preserve"> ADDIN ZOTERO_ITEM CSL_CITATION {"citationID":"TVU5SpsP","properties":{"formattedCitation":"(Hosmer and Lemesbow 1980; Table 1)","plainCitation":"(Hosmer and Lemesbow 1980; Table 1)","dontUpdate":true,"noteIndex":0},"citationItems":[{"id":992,"uris":["http://zotero.org/users/16770306/items/NBYPUJ9Y"],"itemData":{"id":992,"type":"article-journal","abstract":"Several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Methods","DOI":"10.1080/03610928008827941","ISSN":"0361-0926","issue":"10","note":"_eprint: https://www.tandfonline.com/doi/pdf/10.1080/03610928008827941","page":"1043-1069","publisher":"Taylor &amp; Francis","source":"Taylor and Francis+NEJM","title":"Goodness of fit tests for the multiple logistic regression model","volume":"9","author":[{"family":"Hosmer","given":"David W."},{"family":"Lemesbow","given":"Stanley"}],"issued":{"date-parts":[["1980",1,1]]}},"suffix":"; Table 1"}],"schema":"https://github.com/citation-style-language/schema/raw/master/csl-citation.json"} </w:instrText>
      </w:r>
      <w:r w:rsidRPr="5D88E2C0">
        <w:rPr>
          <w:rFonts w:ascii="Times New Roman" w:hAnsi="Times New Roman" w:cs="Times New Roman"/>
          <w:lang w:val="en-CA"/>
        </w:rPr>
        <w:fldChar w:fldCharType="separate"/>
      </w:r>
      <w:r w:rsidR="004770E0" w:rsidRPr="5D88E2C0">
        <w:rPr>
          <w:rFonts w:ascii="Times New Roman" w:hAnsi="Times New Roman" w:cs="Times New Roman"/>
          <w:noProof/>
          <w:lang w:val="en-CA"/>
        </w:rPr>
        <w:t>(Hosmer and Lemesbow 1980)</w:t>
      </w:r>
      <w:r w:rsidRPr="5D88E2C0">
        <w:rPr>
          <w:rFonts w:ascii="Times New Roman" w:hAnsi="Times New Roman" w:cs="Times New Roman"/>
          <w:lang w:val="en-CA"/>
        </w:rPr>
        <w:fldChar w:fldCharType="end"/>
      </w:r>
      <w:r w:rsidRPr="5D88E2C0">
        <w:rPr>
          <w:rFonts w:ascii="Times New Roman" w:hAnsi="Times New Roman" w:cs="Times New Roman"/>
          <w:lang w:val="en-CA"/>
        </w:rPr>
        <w:t>.</w:t>
      </w:r>
      <w:r w:rsidR="004B6CF4" w:rsidRPr="5D88E2C0">
        <w:rPr>
          <w:rFonts w:ascii="Times New Roman" w:hAnsi="Times New Roman" w:cs="Times New Roman"/>
          <w:lang w:val="en-CA"/>
        </w:rPr>
        <w:t xml:space="preserve"> VIF</w:t>
      </w:r>
      <w:r w:rsidR="000E0FC0" w:rsidRPr="5D88E2C0">
        <w:rPr>
          <w:rFonts w:ascii="Times New Roman" w:hAnsi="Times New Roman" w:cs="Times New Roman"/>
          <w:lang w:val="en-CA"/>
        </w:rPr>
        <w:t>s ranged between 1.05 and 3.31 across all predictor variables.</w:t>
      </w:r>
      <w:r w:rsidRPr="5D88E2C0">
        <w:rPr>
          <w:rFonts w:ascii="Times New Roman" w:hAnsi="Times New Roman" w:cs="Times New Roman"/>
          <w:lang w:val="en-CA"/>
        </w:rPr>
        <w:t xml:space="preserve"> All statistical analysis were performed using Program R version 4.4.2 </w:t>
      </w:r>
      <w:r w:rsidRPr="5D88E2C0">
        <w:rPr>
          <w:rFonts w:ascii="Times New Roman" w:hAnsi="Times New Roman" w:cs="Times New Roman"/>
          <w:lang w:val="en-CA"/>
        </w:rPr>
        <w:fldChar w:fldCharType="begin"/>
      </w:r>
      <w:r w:rsidRPr="5D88E2C0">
        <w:rPr>
          <w:rFonts w:ascii="Times New Roman" w:hAnsi="Times New Roman" w:cs="Times New Roman"/>
          <w:lang w:val="en-CA"/>
        </w:rPr>
        <w:instrText xml:space="preserve"> ADDIN ZOTERO_ITEM CSL_CITATION {"citationID":"crU22h62","properties":{"formattedCitation":"(R Core Team 2024)","plainCitation":"(R Core Team 2024)","noteIndex":0},"citationItems":[{"id":993,"uris":["http://zotero.org/users/16770306/items/F3Z6TGMZ"],"itemData":{"id":993,"type":"software","publisher":"R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(R Core Team 2024)</w:t>
      </w:r>
      <w:r w:rsidRPr="5D88E2C0">
        <w:rPr>
          <w:rFonts w:ascii="Times New Roman" w:hAnsi="Times New Roman" w:cs="Times New Roman"/>
          <w:lang w:val="en-CA"/>
        </w:rPr>
        <w:fldChar w:fldCharType="end"/>
      </w:r>
      <w:bookmarkStart w:id="18" w:name="_Toc205543123"/>
      <w:bookmarkStart w:id="19" w:name="_Toc205883880"/>
      <w:r w:rsidR="00422738">
        <w:rPr>
          <w:rFonts w:ascii="Times New Roman" w:hAnsi="Times New Roman" w:cs="Times New Roman"/>
          <w:lang w:val="en-CA"/>
        </w:rPr>
        <w:t>.</w:t>
      </w:r>
    </w:p>
    <w:p w14:paraId="672B0288" w14:textId="77777777" w:rsidR="00422738" w:rsidRDefault="00422738" w:rsidP="000A2AE4">
      <w:pPr>
        <w:spacing w:line="480" w:lineRule="auto"/>
        <w:rPr>
          <w:rFonts w:ascii="Times New Roman" w:hAnsi="Times New Roman" w:cs="Times New Roman"/>
          <w:lang w:val="en-CA"/>
        </w:rPr>
      </w:pPr>
    </w:p>
    <w:p w14:paraId="7D8B76E9" w14:textId="77777777" w:rsidR="00422738" w:rsidRDefault="4B992B42" w:rsidP="00422738">
      <w:pPr>
        <w:spacing w:line="480" w:lineRule="auto"/>
        <w:rPr>
          <w:rFonts w:ascii="Times New Roman" w:hAnsi="Times New Roman" w:cs="Times New Roman"/>
          <w:b/>
          <w:bCs/>
          <w:color w:val="000000" w:themeColor="text1"/>
          <w:lang w:val="en-CA"/>
        </w:rPr>
      </w:pPr>
      <w:r w:rsidRPr="0532AFFF">
        <w:rPr>
          <w:rFonts w:ascii="Times New Roman" w:hAnsi="Times New Roman" w:cs="Times New Roman"/>
          <w:b/>
          <w:bCs/>
          <w:color w:val="000000" w:themeColor="text1"/>
          <w:lang w:val="en-CA"/>
        </w:rPr>
        <w:t>Results</w:t>
      </w:r>
      <w:bookmarkStart w:id="20" w:name="_Toc205543125"/>
      <w:bookmarkStart w:id="21" w:name="_Toc205883882"/>
      <w:bookmarkEnd w:id="18"/>
      <w:bookmarkEnd w:id="19"/>
    </w:p>
    <w:p w14:paraId="2650F50F" w14:textId="77777777" w:rsidR="00422738" w:rsidRDefault="00E759BF" w:rsidP="00422738">
      <w:pPr>
        <w:spacing w:line="480" w:lineRule="auto"/>
        <w:rPr>
          <w:rFonts w:ascii="Times New Roman" w:eastAsia="Times New Roman" w:hAnsi="Times New Roman" w:cs="Times New Roman"/>
          <w:color w:val="000000" w:themeColor="text1"/>
          <w:u w:val="single"/>
          <w:lang w:val="en-CA"/>
        </w:rPr>
      </w:pPr>
      <w:r>
        <w:rPr>
          <w:rFonts w:ascii="Times New Roman" w:eastAsia="Times New Roman" w:hAnsi="Times New Roman" w:cs="Times New Roman"/>
          <w:color w:val="000000" w:themeColor="text1"/>
          <w:u w:val="single"/>
          <w:lang w:val="en-CA"/>
        </w:rPr>
        <w:t xml:space="preserve">Historical and seasonal context of </w:t>
      </w:r>
      <w:r w:rsidR="00C133DE" w:rsidRPr="0071478E">
        <w:rPr>
          <w:rFonts w:ascii="Times New Roman" w:eastAsia="Times New Roman" w:hAnsi="Times New Roman" w:cs="Times New Roman"/>
          <w:color w:val="000000" w:themeColor="text1"/>
          <w:u w:val="single"/>
          <w:lang w:val="en-CA"/>
        </w:rPr>
        <w:t>Cardinals</w:t>
      </w:r>
      <w:r>
        <w:rPr>
          <w:rFonts w:ascii="Times New Roman" w:eastAsia="Times New Roman" w:hAnsi="Times New Roman" w:cs="Times New Roman"/>
          <w:color w:val="000000" w:themeColor="text1"/>
          <w:u w:val="single"/>
          <w:lang w:val="en-CA"/>
        </w:rPr>
        <w:t xml:space="preserve"> in southern Quebec</w:t>
      </w:r>
    </w:p>
    <w:p w14:paraId="31EED03A" w14:textId="34A3F28B" w:rsidR="00826164" w:rsidRDefault="00E759BF" w:rsidP="00422738">
      <w:pPr>
        <w:spacing w:line="480" w:lineRule="auto"/>
        <w:rPr>
          <w:b/>
          <w:bCs/>
          <w:noProof/>
          <w:color w:val="000000" w:themeColor="text1"/>
          <w:lang w:val="en-CA"/>
        </w:rPr>
      </w:pPr>
      <w:r>
        <w:rPr>
          <w:rFonts w:ascii="Times New Roman" w:hAnsi="Times New Roman" w:cs="Times New Roman"/>
          <w:color w:val="000000" w:themeColor="text1"/>
          <w:lang w:val="en-CA"/>
        </w:rPr>
        <w:t>To place our winter telemetry results in the context of the species’ recent expan</w:t>
      </w:r>
      <w:r w:rsidR="004B48F0">
        <w:rPr>
          <w:rFonts w:ascii="Times New Roman" w:hAnsi="Times New Roman" w:cs="Times New Roman"/>
          <w:color w:val="000000" w:themeColor="text1"/>
          <w:lang w:val="en-CA"/>
        </w:rPr>
        <w:t xml:space="preserve">sion into southern Quebec and its seasonal dynamics within the study region, we summarized long-term regional abundance and local banding records. </w:t>
      </w:r>
      <w:r w:rsidR="000D5B3E" w:rsidRPr="000C006F">
        <w:rPr>
          <w:rFonts w:ascii="Times New Roman" w:hAnsi="Times New Roman" w:cs="Times New Roman"/>
          <w:color w:val="000000" w:themeColor="text1"/>
          <w:lang w:val="en-CA"/>
        </w:rPr>
        <w:t xml:space="preserve">In southern Quebec, cardinals </w:t>
      </w:r>
      <w:r w:rsidR="001A344C" w:rsidRPr="000C006F">
        <w:rPr>
          <w:rFonts w:ascii="Times New Roman" w:hAnsi="Times New Roman" w:cs="Times New Roman"/>
          <w:color w:val="000000" w:themeColor="text1"/>
          <w:lang w:val="en-CA"/>
        </w:rPr>
        <w:t>have</w:t>
      </w:r>
      <w:r w:rsidR="00332A7D" w:rsidRPr="000C006F">
        <w:rPr>
          <w:rFonts w:ascii="Times New Roman" w:hAnsi="Times New Roman" w:cs="Times New Roman"/>
          <w:color w:val="000000" w:themeColor="text1"/>
          <w:lang w:val="en-CA"/>
        </w:rPr>
        <w:t xml:space="preserve"> increased in abundance since the 1970s, reflecting the species’ well-documented northward range expansion from the northeastern United States into southern Quebec beginning in the 1960s (Fig</w:t>
      </w:r>
      <w:r w:rsidR="007833E2" w:rsidRPr="000C006F">
        <w:rPr>
          <w:rFonts w:ascii="Times New Roman" w:hAnsi="Times New Roman" w:cs="Times New Roman"/>
          <w:color w:val="000000" w:themeColor="text1"/>
          <w:lang w:val="en-CA"/>
        </w:rPr>
        <w:t>ure 2).</w:t>
      </w:r>
    </w:p>
    <w:p w14:paraId="2EACE775" w14:textId="77777777" w:rsidR="0071478E" w:rsidRDefault="0071478E" w:rsidP="00422738">
      <w:pPr>
        <w:spacing w:line="480" w:lineRule="auto"/>
        <w:rPr>
          <w:b/>
          <w:bCs/>
          <w:noProof/>
          <w:color w:val="000000" w:themeColor="text1"/>
          <w:lang w:val="en-CA"/>
        </w:rPr>
      </w:pPr>
    </w:p>
    <w:p w14:paraId="051C582C" w14:textId="77777777" w:rsidR="0071478E" w:rsidRDefault="0071478E" w:rsidP="00422738">
      <w:pPr>
        <w:spacing w:line="480" w:lineRule="auto"/>
        <w:rPr>
          <w:b/>
          <w:bCs/>
          <w:noProof/>
          <w:color w:val="000000" w:themeColor="text1"/>
          <w:lang w:val="en-CA"/>
        </w:rPr>
      </w:pPr>
    </w:p>
    <w:p w14:paraId="34E1DC27" w14:textId="396369B5" w:rsidR="0038326F" w:rsidRDefault="009B1175" w:rsidP="00422738">
      <w:pPr>
        <w:spacing w:line="480" w:lineRule="auto"/>
        <w:rPr>
          <w:rFonts w:ascii="Times New Roman" w:hAnsi="Times New Roman" w:cs="Times New Roman"/>
          <w:color w:val="000000" w:themeColor="text1"/>
          <w:lang w:val="en-CA"/>
        </w:rPr>
      </w:pPr>
      <w:r>
        <w:rPr>
          <w:rFonts w:ascii="Times New Roman" w:hAnsi="Times New Roman" w:cs="Times New Roman"/>
          <w:noProof/>
          <w:color w:val="000000" w:themeColor="text1"/>
          <w:lang w:val="en-CA"/>
        </w:rPr>
        <w:lastRenderedPageBreak/>
        <w:drawing>
          <wp:inline distT="0" distB="0" distL="0" distR="0" wp14:anchorId="35DB0E1C" wp14:editId="77EE43CC">
            <wp:extent cx="5943600" cy="3787775"/>
            <wp:effectExtent l="12700" t="12700" r="12700" b="9525"/>
            <wp:docPr id="1615212011" name="Picture 3" descr="A screenshot of a graph showing the different times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12011" name="Picture 3" descr="A screenshot of a graph showing the different times of the yea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87775"/>
                    </a:xfrm>
                    <a:prstGeom prst="rect">
                      <a:avLst/>
                    </a:prstGeom>
                    <a:ln>
                      <a:solidFill>
                        <a:schemeClr val="tx1"/>
                      </a:solidFill>
                    </a:ln>
                  </pic:spPr>
                </pic:pic>
              </a:graphicData>
            </a:graphic>
          </wp:inline>
        </w:drawing>
      </w:r>
    </w:p>
    <w:p w14:paraId="283573A4" w14:textId="62EA7857" w:rsidR="000C006F" w:rsidRDefault="000C006F" w:rsidP="000C006F">
      <w:pPr>
        <w:spacing w:line="480" w:lineRule="auto"/>
        <w:rPr>
          <w:rFonts w:ascii="Times New Roman" w:hAnsi="Times New Roman" w:cs="Times New Roman"/>
          <w:lang w:val="en-CA"/>
        </w:rPr>
      </w:pPr>
      <w:r w:rsidRPr="001A344C">
        <w:rPr>
          <w:rFonts w:ascii="Times New Roman" w:hAnsi="Times New Roman" w:cs="Times New Roman"/>
          <w:b/>
          <w:bCs/>
          <w:lang w:val="en-CA"/>
        </w:rPr>
        <w:t>Figure 2.</w:t>
      </w:r>
      <w:r w:rsidR="000E52DF">
        <w:rPr>
          <w:rFonts w:ascii="Times New Roman" w:hAnsi="Times New Roman" w:cs="Times New Roman"/>
          <w:lang w:val="en-CA"/>
        </w:rPr>
        <w:t xml:space="preserve"> Number of cardinals obs</w:t>
      </w:r>
      <w:r w:rsidR="001A344C">
        <w:rPr>
          <w:rFonts w:ascii="Times New Roman" w:hAnsi="Times New Roman" w:cs="Times New Roman"/>
          <w:lang w:val="en-CA"/>
        </w:rPr>
        <w:t>ervations per party hour between the 1920s and the 2010s according to state (United States) or province (Canada) as part of the Audubon Christmas Bird Count.</w:t>
      </w:r>
    </w:p>
    <w:p w14:paraId="34DAEAA6" w14:textId="53B776D0" w:rsidR="001A344C" w:rsidRDefault="001A344C" w:rsidP="000C006F">
      <w:pPr>
        <w:spacing w:line="480" w:lineRule="auto"/>
        <w:rPr>
          <w:rFonts w:ascii="Times New Roman" w:hAnsi="Times New Roman" w:cs="Times New Roman"/>
          <w:lang w:val="en-CA"/>
        </w:rPr>
      </w:pPr>
      <w:r>
        <w:rPr>
          <w:rFonts w:ascii="Times New Roman" w:hAnsi="Times New Roman" w:cs="Times New Roman"/>
          <w:lang w:val="en-CA"/>
        </w:rPr>
        <w:t>Nineteen years of banding data from the McGill Bird Observatory also revealed distinct seasonal patterns in captures (Figure 3). Capture rates were higher during the fall monitoring program (~0.75 birds</w:t>
      </w:r>
      <w:r w:rsidR="001437F3">
        <w:rPr>
          <w:rFonts w:ascii="Times New Roman" w:hAnsi="Times New Roman" w:cs="Times New Roman"/>
          <w:lang w:val="en-CA"/>
        </w:rPr>
        <w:t>/h) than during the spring program (~0.27 birds/h)</w:t>
      </w:r>
      <w:r w:rsidR="00B10403">
        <w:rPr>
          <w:rFonts w:ascii="Times New Roman" w:hAnsi="Times New Roman" w:cs="Times New Roman"/>
          <w:lang w:val="en-CA"/>
        </w:rPr>
        <w:t>, accompanied by a greater proportion of unbanded individuals, indicating an influx of new birds in late fall. Although most fall captures were juveniles or individuals of unknown age (Figure</w:t>
      </w:r>
      <w:r w:rsidR="00FF3E1B">
        <w:rPr>
          <w:rFonts w:ascii="Times New Roman" w:hAnsi="Times New Roman" w:cs="Times New Roman"/>
          <w:lang w:val="en-CA"/>
        </w:rPr>
        <w:t xml:space="preserve"> S1</w:t>
      </w:r>
      <w:r w:rsidR="00CC7B14">
        <w:rPr>
          <w:rFonts w:ascii="Times New Roman" w:hAnsi="Times New Roman" w:cs="Times New Roman"/>
          <w:lang w:val="en-CA"/>
        </w:rPr>
        <w:t xml:space="preserve">B, </w:t>
      </w:r>
      <w:r w:rsidR="00FF3E1B">
        <w:rPr>
          <w:rFonts w:ascii="Times New Roman" w:hAnsi="Times New Roman" w:cs="Times New Roman"/>
          <w:lang w:val="en-CA"/>
        </w:rPr>
        <w:t>C)</w:t>
      </w:r>
      <w:r w:rsidR="00CC7B14">
        <w:rPr>
          <w:rFonts w:ascii="Times New Roman" w:hAnsi="Times New Roman" w:cs="Times New Roman"/>
          <w:lang w:val="en-CA"/>
        </w:rPr>
        <w:t>, adults also exhibited peaks in mid-May and late July (Figure S1A), suggesting that both post-fledging dispersal and local movements between breeding and winter</w:t>
      </w:r>
      <w:r w:rsidR="00A10D63">
        <w:rPr>
          <w:rFonts w:ascii="Times New Roman" w:hAnsi="Times New Roman" w:cs="Times New Roman"/>
          <w:lang w:val="en-CA"/>
        </w:rPr>
        <w:t>ing areas contribute to seasonal variation in captures.</w:t>
      </w:r>
    </w:p>
    <w:p w14:paraId="2B5B3694" w14:textId="3B925AF1" w:rsidR="004B48F0" w:rsidRPr="004B48F0" w:rsidRDefault="004B48F0" w:rsidP="004B48F0">
      <w:pPr>
        <w:spacing w:before="100" w:beforeAutospacing="1" w:after="100" w:afterAutospacing="1" w:line="480" w:lineRule="auto"/>
        <w:rPr>
          <w:rFonts w:ascii="Times New Roman" w:eastAsia="Times New Roman" w:hAnsi="Times New Roman" w:cs="Times New Roman"/>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669FD1B6" wp14:editId="1C3D1DF8">
            <wp:extent cx="5943600" cy="4858385"/>
            <wp:effectExtent l="12700" t="12700" r="12700" b="18415"/>
            <wp:docPr id="574831053" name="Picture 4"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1239" name="Picture 4" descr="A graph of different types of dat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a:ln>
                      <a:solidFill>
                        <a:schemeClr val="tx1"/>
                      </a:solidFill>
                    </a:ln>
                  </pic:spPr>
                </pic:pic>
              </a:graphicData>
            </a:graphic>
          </wp:inline>
        </w:drawing>
      </w:r>
      <w:r w:rsidRPr="5A18FE96">
        <w:rPr>
          <w:rFonts w:ascii="Times New Roman" w:eastAsiaTheme="minorEastAsia" w:hAnsi="Times New Roman" w:cs="Times New Roman"/>
          <w:b/>
          <w:bCs/>
          <w:color w:val="000000" w:themeColor="text1"/>
          <w:lang w:val="en-CA"/>
        </w:rPr>
        <w:t>Figure 3.</w:t>
      </w:r>
      <w:r w:rsidRPr="5A18FE96">
        <w:rPr>
          <w:rFonts w:ascii="Times New Roman" w:eastAsiaTheme="minorEastAsia" w:hAnsi="Times New Roman" w:cs="Times New Roman"/>
          <w:color w:val="000000" w:themeColor="text1"/>
          <w:lang w:val="en-CA"/>
        </w:rPr>
        <w:t xml:space="preserve"> Number of </w:t>
      </w:r>
      <w:r w:rsidR="00166B88">
        <w:rPr>
          <w:rFonts w:ascii="Times New Roman" w:eastAsiaTheme="minorEastAsia" w:hAnsi="Times New Roman" w:cs="Times New Roman"/>
          <w:color w:val="000000" w:themeColor="text1"/>
          <w:lang w:val="en-CA"/>
        </w:rPr>
        <w:t>cardinals</w:t>
      </w:r>
      <w:r>
        <w:rPr>
          <w:rFonts w:ascii="Times New Roman" w:eastAsiaTheme="minorEastAsia" w:hAnsi="Times New Roman" w:cs="Times New Roman"/>
          <w:color w:val="000000" w:themeColor="text1"/>
          <w:lang w:val="en-CA"/>
        </w:rPr>
        <w:t xml:space="preserve"> </w:t>
      </w:r>
      <w:r w:rsidRPr="5A18FE96">
        <w:rPr>
          <w:rFonts w:ascii="Times New Roman" w:eastAsiaTheme="minorEastAsia" w:hAnsi="Times New Roman" w:cs="Times New Roman"/>
          <w:color w:val="000000" w:themeColor="text1"/>
          <w:lang w:val="en-CA"/>
        </w:rPr>
        <w:t xml:space="preserve">banded and recaptured at the McGill Bird Observatory (peri-urban site) between 2004 and 2022 in Montreal, Quebec, Canada. The grey boxes highlight the duration of the spring and fall migration monitoring programs, along with the approximate number of </w:t>
      </w:r>
      <w:r>
        <w:rPr>
          <w:rFonts w:ascii="Times New Roman" w:eastAsiaTheme="minorEastAsia" w:hAnsi="Times New Roman" w:cs="Times New Roman"/>
          <w:color w:val="000000" w:themeColor="text1"/>
          <w:lang w:val="en-CA"/>
        </w:rPr>
        <w:t>cardinals</w:t>
      </w:r>
      <w:r w:rsidRPr="5A18FE96">
        <w:rPr>
          <w:rFonts w:ascii="Times New Roman" w:eastAsiaTheme="minorEastAsia" w:hAnsi="Times New Roman" w:cs="Times New Roman"/>
          <w:color w:val="000000" w:themeColor="text1"/>
          <w:lang w:val="en-CA"/>
        </w:rPr>
        <w:t xml:space="preserve"> banded and recaptured per hours of mist-net being opened during the season.</w:t>
      </w:r>
    </w:p>
    <w:p w14:paraId="3D1D3D9D" w14:textId="5CEB95F9" w:rsidR="007D6FF3" w:rsidRPr="0097709C" w:rsidRDefault="007D6FF3" w:rsidP="000D5B3E">
      <w:pPr>
        <w:pStyle w:val="Heading3"/>
        <w:spacing w:line="480" w:lineRule="auto"/>
        <w:rPr>
          <w:rFonts w:ascii="Times New Roman" w:eastAsia="Times New Roman" w:hAnsi="Times New Roman" w:cs="Times New Roman"/>
          <w:color w:val="000000" w:themeColor="text1"/>
          <w:sz w:val="24"/>
          <w:szCs w:val="24"/>
          <w:u w:val="single"/>
          <w:lang w:val="en-CA"/>
        </w:rPr>
      </w:pPr>
      <w:r w:rsidRPr="0097709C">
        <w:rPr>
          <w:rFonts w:ascii="Times New Roman" w:eastAsia="Times New Roman" w:hAnsi="Times New Roman" w:cs="Times New Roman"/>
          <w:color w:val="000000" w:themeColor="text1"/>
          <w:sz w:val="24"/>
          <w:szCs w:val="24"/>
          <w:u w:val="single"/>
          <w:lang w:val="en-CA"/>
        </w:rPr>
        <w:t xml:space="preserve">Telemetry tracking of </w:t>
      </w:r>
      <w:r w:rsidR="00265A89">
        <w:rPr>
          <w:rFonts w:ascii="Times New Roman" w:eastAsia="Times New Roman" w:hAnsi="Times New Roman" w:cs="Times New Roman"/>
          <w:color w:val="000000" w:themeColor="text1"/>
          <w:sz w:val="24"/>
          <w:szCs w:val="24"/>
          <w:u w:val="single"/>
          <w:lang w:val="en-CA"/>
        </w:rPr>
        <w:t>cardinals</w:t>
      </w:r>
      <w:r w:rsidRPr="0097709C">
        <w:rPr>
          <w:rFonts w:ascii="Times New Roman" w:eastAsia="Times New Roman" w:hAnsi="Times New Roman" w:cs="Times New Roman"/>
          <w:color w:val="000000" w:themeColor="text1"/>
          <w:sz w:val="24"/>
          <w:szCs w:val="24"/>
          <w:u w:val="single"/>
          <w:lang w:val="en-CA"/>
        </w:rPr>
        <w:t xml:space="preserve"> across an urban gradient</w:t>
      </w:r>
      <w:bookmarkEnd w:id="20"/>
      <w:bookmarkEnd w:id="21"/>
    </w:p>
    <w:p w14:paraId="323A28AA" w14:textId="1EF525EE" w:rsidR="00D007B7" w:rsidRDefault="00CA28F1"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Across three consecutive winters, we were able to track multiple individuals at all three sites and gather valuable information regarding </w:t>
      </w:r>
      <w:r w:rsidR="00C133DE">
        <w:rPr>
          <w:rFonts w:ascii="Times New Roman" w:hAnsi="Times New Roman" w:cs="Times New Roman"/>
          <w:color w:val="000000" w:themeColor="text1"/>
          <w:lang w:val="en-CA"/>
        </w:rPr>
        <w:t>cardinals’</w:t>
      </w:r>
      <w:r w:rsidR="000D2606" w:rsidRPr="6723BA6D">
        <w:rPr>
          <w:rFonts w:ascii="Times New Roman" w:hAnsi="Times New Roman" w:cs="Times New Roman"/>
          <w:color w:val="000000" w:themeColor="text1"/>
          <w:lang w:val="en-CA"/>
        </w:rPr>
        <w:t xml:space="preserve"> survival through the study</w:t>
      </w:r>
      <w:r w:rsidR="00E629D7">
        <w:rPr>
          <w:rFonts w:ascii="Times New Roman" w:hAnsi="Times New Roman" w:cs="Times New Roman"/>
          <w:color w:val="000000" w:themeColor="text1"/>
          <w:lang w:val="en-CA"/>
        </w:rPr>
        <w:t xml:space="preserve"> (Table </w:t>
      </w:r>
      <w:r w:rsidR="00166B88">
        <w:rPr>
          <w:rFonts w:ascii="Times New Roman" w:hAnsi="Times New Roman" w:cs="Times New Roman"/>
          <w:color w:val="000000" w:themeColor="text1"/>
          <w:lang w:val="en-CA"/>
        </w:rPr>
        <w:t>1</w:t>
      </w:r>
      <w:r w:rsidR="00E629D7">
        <w:rPr>
          <w:rFonts w:ascii="Times New Roman" w:hAnsi="Times New Roman" w:cs="Times New Roman"/>
          <w:color w:val="000000" w:themeColor="text1"/>
          <w:lang w:val="en-CA"/>
        </w:rPr>
        <w:t>)</w:t>
      </w:r>
      <w:r w:rsidR="63FF15C4" w:rsidRPr="6723BA6D">
        <w:rPr>
          <w:rFonts w:ascii="Times New Roman" w:hAnsi="Times New Roman" w:cs="Times New Roman"/>
          <w:color w:val="000000" w:themeColor="text1"/>
          <w:lang w:val="en-CA"/>
        </w:rPr>
        <w:t>.</w:t>
      </w:r>
    </w:p>
    <w:p w14:paraId="6B2474D3" w14:textId="6E86AA78" w:rsidR="007D6FF3" w:rsidRPr="00D007B7" w:rsidRDefault="4B992B42"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b/>
          <w:bCs/>
          <w:color w:val="000000" w:themeColor="text1"/>
          <w:lang w:val="en-CA"/>
        </w:rPr>
        <w:lastRenderedPageBreak/>
        <w:t xml:space="preserve">Table </w:t>
      </w:r>
      <w:r w:rsidR="00166B88">
        <w:rPr>
          <w:rFonts w:ascii="Times New Roman" w:hAnsi="Times New Roman" w:cs="Times New Roman"/>
          <w:b/>
          <w:bCs/>
          <w:color w:val="000000" w:themeColor="text1"/>
          <w:lang w:val="en-CA"/>
        </w:rPr>
        <w:t>1</w:t>
      </w:r>
      <w:r w:rsidRPr="6723BA6D">
        <w:rPr>
          <w:rFonts w:ascii="Times New Roman" w:hAnsi="Times New Roman" w:cs="Times New Roman"/>
          <w:b/>
          <w:bCs/>
          <w:color w:val="000000" w:themeColor="text1"/>
          <w:lang w:val="en-CA"/>
        </w:rPr>
        <w:t>.</w:t>
      </w:r>
      <w:r w:rsidRPr="6723BA6D">
        <w:rPr>
          <w:rFonts w:ascii="Times New Roman" w:hAnsi="Times New Roman" w:cs="Times New Roman"/>
          <w:color w:val="000000" w:themeColor="text1"/>
          <w:lang w:val="en-CA"/>
        </w:rPr>
        <w:t xml:space="preserve"> Number of </w:t>
      </w:r>
      <w:r w:rsidR="00054290">
        <w:rPr>
          <w:rFonts w:ascii="Times New Roman" w:hAnsi="Times New Roman" w:cs="Times New Roman"/>
          <w:color w:val="000000" w:themeColor="text1"/>
          <w:lang w:val="en-CA"/>
        </w:rPr>
        <w:t xml:space="preserve">cardinals </w:t>
      </w:r>
      <w:r w:rsidRPr="6723BA6D">
        <w:rPr>
          <w:rFonts w:ascii="Times New Roman" w:hAnsi="Times New Roman" w:cs="Times New Roman"/>
          <w:color w:val="000000" w:themeColor="text1"/>
          <w:lang w:val="en-CA"/>
        </w:rPr>
        <w:t>tracked 1 and 3 months after initial release, with apparent survival (48.15%</w:t>
      </w:r>
      <w:r w:rsidR="5A434636" w:rsidRPr="6723BA6D">
        <w:rPr>
          <w:rFonts w:ascii="Times New Roman" w:hAnsi="Times New Roman" w:cs="Times New Roman"/>
          <w:color w:val="000000" w:themeColor="text1"/>
          <w:lang w:val="en-CA"/>
        </w:rPr>
        <w:t xml:space="preserve"> average</w:t>
      </w:r>
      <w:r w:rsidRPr="6723BA6D">
        <w:rPr>
          <w:rFonts w:ascii="Times New Roman" w:hAnsi="Times New Roman" w:cs="Times New Roman"/>
          <w:color w:val="000000" w:themeColor="text1"/>
          <w:lang w:val="en-CA"/>
        </w:rPr>
        <w:t xml:space="preserve">) </w:t>
      </w:r>
      <w:r w:rsidR="001E3776" w:rsidRPr="6723BA6D">
        <w:rPr>
          <w:rFonts w:ascii="Times New Roman" w:hAnsi="Times New Roman" w:cs="Times New Roman"/>
          <w:color w:val="000000" w:themeColor="text1"/>
          <w:lang w:val="en-CA"/>
        </w:rPr>
        <w:t>and fated survival</w:t>
      </w:r>
      <w:r w:rsidR="5A434636" w:rsidRPr="6723BA6D">
        <w:rPr>
          <w:rFonts w:ascii="Times New Roman" w:hAnsi="Times New Roman" w:cs="Times New Roman"/>
          <w:color w:val="000000" w:themeColor="text1"/>
          <w:lang w:val="en-CA"/>
        </w:rPr>
        <w:t xml:space="preserve"> (</w:t>
      </w:r>
      <w:r w:rsidR="6539598F" w:rsidRPr="422B5EF8">
        <w:rPr>
          <w:rFonts w:ascii="Times New Roman" w:hAnsi="Times New Roman" w:cs="Times New Roman"/>
          <w:color w:val="000000" w:themeColor="text1"/>
          <w:lang w:val="en-CA"/>
        </w:rPr>
        <w:t xml:space="preserve">including </w:t>
      </w:r>
      <w:r w:rsidR="00461CF7" w:rsidRPr="422B5EF8">
        <w:rPr>
          <w:rFonts w:ascii="Times New Roman" w:hAnsi="Times New Roman" w:cs="Times New Roman"/>
          <w:color w:val="000000" w:themeColor="text1"/>
          <w:lang w:val="en-CA"/>
        </w:rPr>
        <w:t>individuals</w:t>
      </w:r>
      <w:r w:rsidR="6539598F" w:rsidRPr="422B5EF8">
        <w:rPr>
          <w:rFonts w:ascii="Times New Roman" w:hAnsi="Times New Roman" w:cs="Times New Roman"/>
          <w:color w:val="000000" w:themeColor="text1"/>
          <w:lang w:val="en-CA"/>
        </w:rPr>
        <w:t xml:space="preserve"> presumed alive but </w:t>
      </w:r>
      <w:r w:rsidR="6539598F" w:rsidRPr="69481150">
        <w:rPr>
          <w:rFonts w:ascii="Times New Roman" w:hAnsi="Times New Roman" w:cs="Times New Roman"/>
          <w:color w:val="000000" w:themeColor="text1"/>
          <w:lang w:val="en-CA"/>
        </w:rPr>
        <w:t xml:space="preserve">outside the study area; </w:t>
      </w:r>
      <w:r w:rsidR="28D78DD5" w:rsidRPr="69481150">
        <w:rPr>
          <w:rFonts w:ascii="Times New Roman" w:hAnsi="Times New Roman" w:cs="Times New Roman"/>
          <w:color w:val="000000" w:themeColor="text1"/>
          <w:lang w:val="en-CA"/>
        </w:rPr>
        <w:t>71</w:t>
      </w:r>
      <w:r w:rsidR="28D78DD5" w:rsidRPr="6723BA6D">
        <w:rPr>
          <w:rFonts w:ascii="Times New Roman" w:hAnsi="Times New Roman" w:cs="Times New Roman"/>
          <w:color w:val="000000" w:themeColor="text1"/>
          <w:lang w:val="en-CA"/>
        </w:rPr>
        <w:t>% average)</w:t>
      </w:r>
      <w:r w:rsidR="001E3776" w:rsidRPr="6723BA6D">
        <w:rPr>
          <w:rFonts w:ascii="Times New Roman" w:hAnsi="Times New Roman" w:cs="Times New Roman"/>
          <w:color w:val="000000" w:themeColor="text1"/>
          <w:lang w:val="en-CA"/>
        </w:rPr>
        <w:t>, including</w:t>
      </w:r>
      <w:r w:rsidRPr="6723BA6D">
        <w:rPr>
          <w:rFonts w:ascii="Times New Roman" w:hAnsi="Times New Roman" w:cs="Times New Roman"/>
          <w:color w:val="000000" w:themeColor="text1"/>
          <w:lang w:val="en-CA"/>
        </w:rPr>
        <w:t xml:space="preserve"> known mortality events/probable causes across three sites in Montreal, Quebec, Canada between 2022 and 2025.</w:t>
      </w:r>
    </w:p>
    <w:tbl>
      <w:tblPr>
        <w:tblStyle w:val="TableGrid"/>
        <w:tblW w:w="7731" w:type="dxa"/>
        <w:tblInd w:w="-5" w:type="dxa"/>
        <w:tblLayout w:type="fixed"/>
        <w:tblLook w:val="04A0" w:firstRow="1" w:lastRow="0" w:firstColumn="1" w:lastColumn="0" w:noHBand="0" w:noVBand="1"/>
      </w:tblPr>
      <w:tblGrid>
        <w:gridCol w:w="983"/>
        <w:gridCol w:w="1020"/>
        <w:gridCol w:w="972"/>
        <w:gridCol w:w="972"/>
        <w:gridCol w:w="1105"/>
        <w:gridCol w:w="2679"/>
      </w:tblGrid>
      <w:tr w:rsidR="00904537" w:rsidRPr="00C6746E" w14:paraId="71BC0F9F" w14:textId="77777777" w:rsidTr="00904537">
        <w:tc>
          <w:tcPr>
            <w:tcW w:w="983" w:type="dxa"/>
            <w:vAlign w:val="center"/>
          </w:tcPr>
          <w:p w14:paraId="2281F8B7" w14:textId="34A5C9D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1020" w:type="dxa"/>
            <w:vAlign w:val="center"/>
          </w:tcPr>
          <w:p w14:paraId="6F2F39E7" w14:textId="217FA717" w:rsidR="00904537" w:rsidRPr="002E70E3"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sidR="00C133DE" w:rsidRPr="00C133DE">
              <w:rPr>
                <w:rFonts w:ascii="Times New Roman" w:hAnsi="Times New Roman" w:cs="Times New Roman"/>
                <w:color w:val="000000"/>
                <w:sz w:val="20"/>
                <w:szCs w:val="20"/>
                <w:u w:color="000000"/>
                <w:lang w:val="en-CA"/>
              </w:rPr>
              <w:t>cardinals</w:t>
            </w:r>
          </w:p>
        </w:tc>
        <w:tc>
          <w:tcPr>
            <w:tcW w:w="972" w:type="dxa"/>
            <w:vAlign w:val="center"/>
          </w:tcPr>
          <w:p w14:paraId="01CD4051" w14:textId="61B2983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1 month (apparent survival)</w:t>
            </w:r>
          </w:p>
        </w:tc>
        <w:tc>
          <w:tcPr>
            <w:tcW w:w="972" w:type="dxa"/>
            <w:vAlign w:val="center"/>
          </w:tcPr>
          <w:p w14:paraId="3A291E65" w14:textId="1C80106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3 months (apparent survival)</w:t>
            </w:r>
          </w:p>
        </w:tc>
        <w:tc>
          <w:tcPr>
            <w:tcW w:w="1105" w:type="dxa"/>
            <w:vAlign w:val="center"/>
          </w:tcPr>
          <w:p w14:paraId="114241EE" w14:textId="442598F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Missing individuals after 3 months</w:t>
            </w:r>
          </w:p>
        </w:tc>
        <w:tc>
          <w:tcPr>
            <w:tcW w:w="2679" w:type="dxa"/>
            <w:vAlign w:val="center"/>
          </w:tcPr>
          <w:p w14:paraId="567FE0A9" w14:textId="4B4B7CBA" w:rsidR="00904537" w:rsidRPr="00864B58" w:rsidRDefault="00904537" w:rsidP="00CB7121">
            <w:pPr>
              <w:autoSpaceDE w:val="0"/>
              <w:autoSpaceDN w:val="0"/>
              <w:adjustRightInd w:val="0"/>
              <w:jc w:val="right"/>
              <w:rPr>
                <w:rFonts w:ascii="Times New Roman" w:hAnsi="Times New Roman" w:cs="Times New Roman"/>
                <w:color w:val="000000"/>
                <w:sz w:val="20"/>
                <w:szCs w:val="20"/>
                <w:lang w:val="en-CA"/>
              </w:rPr>
            </w:pPr>
            <w:r w:rsidRPr="410C3214">
              <w:rPr>
                <w:rFonts w:ascii="Times New Roman" w:hAnsi="Times New Roman" w:cs="Times New Roman"/>
                <w:color w:val="000000" w:themeColor="text1"/>
                <w:sz w:val="20"/>
                <w:szCs w:val="20"/>
                <w:lang w:val="en-CA"/>
              </w:rPr>
              <w:t>Confirmed mortality events</w:t>
            </w:r>
            <w:r>
              <w:rPr>
                <w:rFonts w:ascii="Times New Roman" w:hAnsi="Times New Roman" w:cs="Times New Roman"/>
                <w:color w:val="000000" w:themeColor="text1"/>
                <w:sz w:val="20"/>
                <w:szCs w:val="20"/>
                <w:lang w:val="en-CA"/>
              </w:rPr>
              <w:t xml:space="preserve"> and probable cause of death</w:t>
            </w:r>
          </w:p>
        </w:tc>
      </w:tr>
      <w:tr w:rsidR="00904537" w14:paraId="2378ACE5" w14:textId="77777777" w:rsidTr="00904537">
        <w:tc>
          <w:tcPr>
            <w:tcW w:w="983" w:type="dxa"/>
            <w:vAlign w:val="center"/>
          </w:tcPr>
          <w:p w14:paraId="40E4C2D4" w14:textId="339E8AD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1020" w:type="dxa"/>
            <w:vAlign w:val="center"/>
          </w:tcPr>
          <w:p w14:paraId="23131C61" w14:textId="55E02C8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41</w:t>
            </w:r>
          </w:p>
        </w:tc>
        <w:tc>
          <w:tcPr>
            <w:tcW w:w="972" w:type="dxa"/>
            <w:vAlign w:val="center"/>
          </w:tcPr>
          <w:p w14:paraId="2F347527" w14:textId="414FFDF1"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34 (83%)</w:t>
            </w:r>
          </w:p>
        </w:tc>
        <w:tc>
          <w:tcPr>
            <w:tcW w:w="972" w:type="dxa"/>
            <w:vAlign w:val="center"/>
          </w:tcPr>
          <w:p w14:paraId="0A7F30B0" w14:textId="144F49B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28 (68%)</w:t>
            </w:r>
          </w:p>
        </w:tc>
        <w:tc>
          <w:tcPr>
            <w:tcW w:w="1105" w:type="dxa"/>
            <w:vAlign w:val="center"/>
          </w:tcPr>
          <w:p w14:paraId="363CBA95" w14:textId="716A162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78036E4E"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w:t>
            </w:r>
          </w:p>
          <w:p w14:paraId="59462D68" w14:textId="77777777"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Predation (n = 4)</w:t>
            </w:r>
          </w:p>
          <w:p w14:paraId="4C7B8968" w14:textId="2EB0351E"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Unknown (n = 2</w:t>
            </w:r>
            <w:r>
              <w:rPr>
                <w:rFonts w:ascii="Times New Roman" w:hAnsi="Times New Roman" w:cs="Times New Roman"/>
                <w:color w:val="000000"/>
                <w:sz w:val="20"/>
                <w:szCs w:val="20"/>
                <w:u w:color="000000"/>
                <w:lang w:val="en-CA"/>
              </w:rPr>
              <w:t>)</w:t>
            </w:r>
          </w:p>
        </w:tc>
      </w:tr>
      <w:tr w:rsidR="00904537" w:rsidRPr="00C6746E" w14:paraId="78C0D20B" w14:textId="77777777" w:rsidTr="00904537">
        <w:tc>
          <w:tcPr>
            <w:tcW w:w="983" w:type="dxa"/>
            <w:vAlign w:val="center"/>
          </w:tcPr>
          <w:p w14:paraId="3C375EA7" w14:textId="50BBE46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1020" w:type="dxa"/>
            <w:vAlign w:val="center"/>
          </w:tcPr>
          <w:p w14:paraId="333709F4" w14:textId="4372AF1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31</w:t>
            </w:r>
          </w:p>
        </w:tc>
        <w:tc>
          <w:tcPr>
            <w:tcW w:w="972" w:type="dxa"/>
            <w:vAlign w:val="center"/>
          </w:tcPr>
          <w:p w14:paraId="6185B4F3" w14:textId="0C8BF065"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19 (61%)</w:t>
            </w:r>
          </w:p>
        </w:tc>
        <w:tc>
          <w:tcPr>
            <w:tcW w:w="972" w:type="dxa"/>
            <w:vAlign w:val="center"/>
          </w:tcPr>
          <w:p w14:paraId="617BA9EA" w14:textId="2BC4264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18 (58%)</w:t>
            </w:r>
          </w:p>
        </w:tc>
        <w:tc>
          <w:tcPr>
            <w:tcW w:w="1105" w:type="dxa"/>
            <w:vAlign w:val="center"/>
          </w:tcPr>
          <w:p w14:paraId="20142805" w14:textId="0DE152AE"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13F7FDF6"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w:t>
            </w:r>
          </w:p>
          <w:p w14:paraId="2333BFB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p w14:paraId="134DF05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14:paraId="60325577" w14:textId="30095FC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r>
      <w:tr w:rsidR="00904537" w:rsidRPr="00C6746E" w14:paraId="753E1093" w14:textId="77777777" w:rsidTr="00904537">
        <w:tc>
          <w:tcPr>
            <w:tcW w:w="983" w:type="dxa"/>
            <w:vAlign w:val="center"/>
          </w:tcPr>
          <w:p w14:paraId="7306D6E1" w14:textId="3A595B9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1020" w:type="dxa"/>
            <w:vAlign w:val="center"/>
          </w:tcPr>
          <w:p w14:paraId="686E7005" w14:textId="7384C78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36</w:t>
            </w:r>
          </w:p>
        </w:tc>
        <w:tc>
          <w:tcPr>
            <w:tcW w:w="972" w:type="dxa"/>
            <w:vAlign w:val="center"/>
          </w:tcPr>
          <w:p w14:paraId="6FCC5A70" w14:textId="55EF9296"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11 (31%)</w:t>
            </w:r>
          </w:p>
        </w:tc>
        <w:tc>
          <w:tcPr>
            <w:tcW w:w="972" w:type="dxa"/>
            <w:vAlign w:val="center"/>
          </w:tcPr>
          <w:p w14:paraId="0DB666BD" w14:textId="73F5A313"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 (17%)</w:t>
            </w:r>
          </w:p>
        </w:tc>
        <w:tc>
          <w:tcPr>
            <w:tcW w:w="1105" w:type="dxa"/>
            <w:vAlign w:val="center"/>
          </w:tcPr>
          <w:p w14:paraId="53EF55FB" w14:textId="182D95A2"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30</w:t>
            </w:r>
          </w:p>
        </w:tc>
        <w:tc>
          <w:tcPr>
            <w:tcW w:w="2679" w:type="dxa"/>
            <w:vAlign w:val="center"/>
          </w:tcPr>
          <w:p w14:paraId="3553A7D2"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w:t>
            </w:r>
          </w:p>
          <w:p w14:paraId="256B77FE"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2990114A" w14:textId="26E713F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2)</w:t>
            </w:r>
          </w:p>
        </w:tc>
      </w:tr>
    </w:tbl>
    <w:p w14:paraId="29FE0379" w14:textId="77777777" w:rsidR="004E5ADB" w:rsidRPr="004C757A" w:rsidRDefault="004E5ADB" w:rsidP="007D6FF3">
      <w:pPr>
        <w:autoSpaceDE w:val="0"/>
        <w:autoSpaceDN w:val="0"/>
        <w:adjustRightInd w:val="0"/>
        <w:spacing w:line="480" w:lineRule="auto"/>
        <w:jc w:val="both"/>
        <w:rPr>
          <w:rFonts w:ascii="Times New Roman" w:hAnsi="Times New Roman" w:cs="Times New Roman"/>
          <w:color w:val="000000"/>
          <w:u w:color="000000"/>
          <w:lang w:val="en-CA"/>
        </w:rPr>
      </w:pPr>
    </w:p>
    <w:p w14:paraId="70A2A9AD" w14:textId="5D973323" w:rsidR="007D6FF3" w:rsidRPr="004C757A" w:rsidRDefault="4B992B42">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Telemetry tracking was conducted 2 to 3 days per week by three people between October and May</w:t>
      </w:r>
      <w:r w:rsidR="5ADBF2F0" w:rsidRPr="6CD637A7">
        <w:rPr>
          <w:rFonts w:ascii="Times New Roman" w:hAnsi="Times New Roman" w:cs="Times New Roman"/>
          <w:color w:val="000000" w:themeColor="text1"/>
          <w:lang w:val="en-CA"/>
        </w:rPr>
        <w:t xml:space="preserve"> 2022-2024</w:t>
      </w:r>
      <w:r w:rsidRPr="6CD637A7">
        <w:rPr>
          <w:rFonts w:ascii="Times New Roman" w:hAnsi="Times New Roman" w:cs="Times New Roman"/>
          <w:color w:val="000000" w:themeColor="text1"/>
          <w:lang w:val="en-CA"/>
        </w:rPr>
        <w:t xml:space="preserve">, for a total of ~288 days of tracking per winter. </w:t>
      </w:r>
      <w:r w:rsidR="00D111FF">
        <w:rPr>
          <w:rFonts w:ascii="Times New Roman" w:hAnsi="Times New Roman" w:cs="Times New Roman"/>
          <w:color w:val="000000" w:themeColor="text1"/>
          <w:lang w:val="en-CA"/>
        </w:rPr>
        <w:t>We recorded a</w:t>
      </w:r>
      <w:r w:rsidRPr="6CD637A7">
        <w:rPr>
          <w:rFonts w:ascii="Times New Roman" w:hAnsi="Times New Roman" w:cs="Times New Roman"/>
          <w:color w:val="000000" w:themeColor="text1"/>
          <w:lang w:val="en-CA"/>
        </w:rPr>
        <w:t xml:space="preserve"> total of 688 unique detections at </w:t>
      </w:r>
      <w:r w:rsidR="43ABF325" w:rsidRPr="6CD637A7">
        <w:rPr>
          <w:rFonts w:ascii="Times New Roman" w:hAnsi="Times New Roman" w:cs="Times New Roman"/>
          <w:color w:val="000000" w:themeColor="text1"/>
          <w:lang w:val="en-CA"/>
        </w:rPr>
        <w:t>the peri-urban site</w:t>
      </w:r>
      <w:r w:rsidRPr="6CD637A7">
        <w:rPr>
          <w:rFonts w:ascii="Times New Roman" w:hAnsi="Times New Roman" w:cs="Times New Roman"/>
          <w:color w:val="000000" w:themeColor="text1"/>
          <w:lang w:val="en-CA"/>
        </w:rPr>
        <w:t xml:space="preserve">, 411 at </w:t>
      </w:r>
      <w:r w:rsidR="4A0B3457" w:rsidRPr="6CD637A7">
        <w:rPr>
          <w:rFonts w:ascii="Times New Roman" w:hAnsi="Times New Roman" w:cs="Times New Roman"/>
          <w:color w:val="000000" w:themeColor="text1"/>
          <w:lang w:val="en-CA"/>
        </w:rPr>
        <w:t>the suburban site</w:t>
      </w:r>
      <w:r w:rsidRPr="6CD637A7">
        <w:rPr>
          <w:rFonts w:ascii="Times New Roman" w:hAnsi="Times New Roman" w:cs="Times New Roman"/>
          <w:color w:val="000000" w:themeColor="text1"/>
          <w:lang w:val="en-CA"/>
        </w:rPr>
        <w:t xml:space="preserve">, and 265 at </w:t>
      </w:r>
      <w:r w:rsidR="4DEC434D" w:rsidRPr="6CD637A7">
        <w:rPr>
          <w:rFonts w:ascii="Times New Roman" w:hAnsi="Times New Roman" w:cs="Times New Roman"/>
          <w:color w:val="000000" w:themeColor="text1"/>
          <w:lang w:val="en-CA"/>
        </w:rPr>
        <w:t>the urban site</w:t>
      </w:r>
      <w:r w:rsidRPr="6CD637A7">
        <w:rPr>
          <w:rFonts w:ascii="Times New Roman" w:hAnsi="Times New Roman" w:cs="Times New Roman"/>
          <w:color w:val="000000" w:themeColor="text1"/>
          <w:lang w:val="en-CA"/>
        </w:rPr>
        <w:t>. The tracking team covered the maximum amount of ground possible during each outing, to record as many individuals as feasible.</w:t>
      </w:r>
      <w:r w:rsidR="007506F1" w:rsidRPr="6CD637A7">
        <w:rPr>
          <w:rFonts w:ascii="Times New Roman" w:hAnsi="Times New Roman" w:cs="Times New Roman"/>
          <w:color w:val="000000" w:themeColor="text1"/>
          <w:lang w:val="en-CA"/>
        </w:rPr>
        <w:t xml:space="preserve"> </w:t>
      </w:r>
    </w:p>
    <w:p w14:paraId="2B5448C3" w14:textId="37A6BB23"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2" w:name="_Toc205543126"/>
      <w:bookmarkStart w:id="23" w:name="_Toc205883883"/>
      <w:r w:rsidRPr="004C757A">
        <w:rPr>
          <w:rFonts w:ascii="Times New Roman" w:hAnsi="Times New Roman" w:cs="Times New Roman"/>
          <w:color w:val="000000" w:themeColor="text1"/>
          <w:sz w:val="24"/>
          <w:szCs w:val="24"/>
          <w:u w:val="single"/>
          <w:lang w:val="en-CA"/>
        </w:rPr>
        <w:t xml:space="preserve">Core areas and home ranges of </w:t>
      </w:r>
      <w:r w:rsidR="00C133DE" w:rsidRPr="00C133DE">
        <w:rPr>
          <w:rFonts w:ascii="Times New Roman" w:hAnsi="Times New Roman" w:cs="Times New Roman"/>
          <w:color w:val="000000" w:themeColor="text1"/>
          <w:sz w:val="24"/>
          <w:szCs w:val="24"/>
          <w:u w:val="single"/>
          <w:lang w:val="en-CA"/>
        </w:rPr>
        <w:t>cardinals</w:t>
      </w:r>
      <w:r w:rsidRPr="004C757A">
        <w:rPr>
          <w:rFonts w:ascii="Times New Roman" w:hAnsi="Times New Roman" w:cs="Times New Roman"/>
          <w:color w:val="000000" w:themeColor="text1"/>
          <w:sz w:val="24"/>
          <w:szCs w:val="24"/>
          <w:u w:val="single"/>
          <w:lang w:val="en-CA"/>
        </w:rPr>
        <w:t xml:space="preserve"> across an urban gradient</w:t>
      </w:r>
      <w:bookmarkEnd w:id="22"/>
      <w:bookmarkEnd w:id="23"/>
    </w:p>
    <w:p w14:paraId="7E7E00C9" w14:textId="17CD4453" w:rsidR="00D007B7" w:rsidRDefault="00641AB6" w:rsidP="00FF5B9D">
      <w:pPr>
        <w:pStyle w:val="p1"/>
        <w:spacing w:line="480" w:lineRule="auto"/>
        <w:rPr>
          <w:rFonts w:eastAsiaTheme="minorEastAsia"/>
          <w:color w:val="000000" w:themeColor="text1"/>
        </w:rPr>
      </w:pPr>
      <w:r>
        <w:rPr>
          <w:rFonts w:eastAsiaTheme="minorEastAsia"/>
          <w:color w:val="000000" w:themeColor="text1"/>
        </w:rPr>
        <w:t>We</w:t>
      </w:r>
      <w:r w:rsidR="00325DA3">
        <w:rPr>
          <w:rFonts w:eastAsiaTheme="minorEastAsia"/>
          <w:color w:val="000000" w:themeColor="text1"/>
        </w:rPr>
        <w:t xml:space="preserve"> estimated core areas and home ranges for individuals with </w:t>
      </w:r>
      <m:oMath>
        <m:r>
          <w:rPr>
            <w:rFonts w:ascii="Cambria Math" w:eastAsiaTheme="minorEastAsia" w:hAnsi="Cambria Math"/>
            <w:color w:val="000000" w:themeColor="text1"/>
          </w:rPr>
          <m:t>≥</m:t>
        </m:r>
      </m:oMath>
      <w:r w:rsidR="00325DA3">
        <w:rPr>
          <w:rFonts w:eastAsiaTheme="minorEastAsia"/>
          <w:color w:val="000000" w:themeColor="text1"/>
        </w:rPr>
        <w:t xml:space="preserve"> 5</w:t>
      </w:r>
      <w:r w:rsidR="00665E00">
        <w:rPr>
          <w:rFonts w:eastAsiaTheme="minorEastAsia"/>
          <w:color w:val="000000" w:themeColor="text1"/>
        </w:rPr>
        <w:t xml:space="preserve"> recorded GPS locations (3</w:t>
      </w:r>
      <w:r w:rsidR="00A61B1D">
        <w:rPr>
          <w:rFonts w:eastAsiaTheme="minorEastAsia"/>
          <w:color w:val="000000" w:themeColor="text1"/>
        </w:rPr>
        <w:t>5</w:t>
      </w:r>
      <w:r w:rsidR="00665E00">
        <w:rPr>
          <w:rFonts w:eastAsiaTheme="minorEastAsia"/>
          <w:color w:val="000000" w:themeColor="text1"/>
        </w:rPr>
        <w:t xml:space="preserve"> individuals from the peri-urban site, 13 from the suburban site and 9 from the urban site</w:t>
      </w:r>
      <w:r w:rsidR="000F49CC">
        <w:rPr>
          <w:rFonts w:eastAsiaTheme="minorEastAsia"/>
          <w:color w:val="000000" w:themeColor="text1"/>
        </w:rPr>
        <w:t>; Figure 4</w:t>
      </w:r>
      <w:r w:rsidR="00665E00">
        <w:rPr>
          <w:rFonts w:eastAsiaTheme="minorEastAsia"/>
          <w:color w:val="000000" w:themeColor="text1"/>
        </w:rPr>
        <w:t>).</w:t>
      </w:r>
      <w:r w:rsidR="002F7F84">
        <w:rPr>
          <w:rFonts w:eastAsiaTheme="minorEastAsia"/>
          <w:color w:val="000000" w:themeColor="text1"/>
        </w:rPr>
        <w:t xml:space="preserve"> Among the 58 individuals with </w:t>
      </w:r>
      <m:oMath>
        <m:r>
          <w:rPr>
            <w:rFonts w:ascii="Cambria Math" w:eastAsiaTheme="minorEastAsia" w:hAnsi="Cambria Math"/>
            <w:color w:val="000000" w:themeColor="text1"/>
          </w:rPr>
          <m:t>≥</m:t>
        </m:r>
      </m:oMath>
      <w:r w:rsidR="002F7F84">
        <w:rPr>
          <w:rFonts w:eastAsiaTheme="minorEastAsia"/>
          <w:color w:val="000000" w:themeColor="text1"/>
        </w:rPr>
        <w:t xml:space="preserve"> 5 recorded GPS locations, core and total home range sizes were not normally distributed</w:t>
      </w:r>
      <w:r w:rsidR="004A068F">
        <w:rPr>
          <w:rFonts w:eastAsiaTheme="minorEastAsia"/>
          <w:color w:val="000000" w:themeColor="text1"/>
        </w:rPr>
        <w:t xml:space="preserve"> </w:t>
      </w:r>
      <w:r w:rsidR="004A068F" w:rsidRPr="6723BA6D">
        <w:rPr>
          <w:rFonts w:eastAsiaTheme="minorEastAsia"/>
          <w:color w:val="000000" w:themeColor="text1"/>
        </w:rPr>
        <w:t xml:space="preserve">(Shapiro-Wilk tests: core, </w:t>
      </w:r>
      <w:r w:rsidR="004A068F" w:rsidRPr="6723BA6D">
        <w:rPr>
          <w:rFonts w:eastAsiaTheme="minorEastAsia"/>
          <w:i/>
          <w:iCs/>
          <w:color w:val="000000" w:themeColor="text1"/>
        </w:rPr>
        <w:t>W</w:t>
      </w:r>
      <w:r w:rsidR="004A068F" w:rsidRPr="6723BA6D">
        <w:rPr>
          <w:rFonts w:eastAsiaTheme="minorEastAsia"/>
          <w:color w:val="000000" w:themeColor="text1"/>
        </w:rPr>
        <w:t xml:space="preserve"> = 0.624,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total, </w:t>
      </w:r>
      <w:r w:rsidR="004A068F" w:rsidRPr="6723BA6D">
        <w:rPr>
          <w:rFonts w:eastAsiaTheme="minorEastAsia"/>
          <w:i/>
          <w:iCs/>
          <w:color w:val="000000" w:themeColor="text1"/>
        </w:rPr>
        <w:t>W</w:t>
      </w:r>
      <w:r w:rsidR="004A068F" w:rsidRPr="6723BA6D">
        <w:rPr>
          <w:rFonts w:eastAsiaTheme="minorEastAsia"/>
          <w:color w:val="000000" w:themeColor="text1"/>
        </w:rPr>
        <w:t xml:space="preserve"> = 0.698,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so areas were transformed using a logarithm prior to analysis</w:t>
      </w:r>
      <w:r w:rsidR="004A068F">
        <w:rPr>
          <w:rFonts w:eastAsiaTheme="minorEastAsia"/>
          <w:color w:val="000000" w:themeColor="text1"/>
        </w:rPr>
        <w:t xml:space="preserve"> (Figure 4</w:t>
      </w:r>
      <w:r w:rsidR="00FF5B9D">
        <w:rPr>
          <w:rFonts w:eastAsiaTheme="minorEastAsia"/>
          <w:color w:val="000000" w:themeColor="text1"/>
        </w:rPr>
        <w:t xml:space="preserve">; Table </w:t>
      </w:r>
      <w:r w:rsidR="00F02764">
        <w:rPr>
          <w:rFonts w:eastAsiaTheme="minorEastAsia"/>
          <w:color w:val="000000" w:themeColor="text1"/>
        </w:rPr>
        <w:t>2</w:t>
      </w:r>
      <w:r w:rsidR="00FF5B9D">
        <w:rPr>
          <w:rFonts w:eastAsiaTheme="minorEastAsia"/>
          <w:color w:val="000000" w:themeColor="text1"/>
        </w:rPr>
        <w:t>)</w:t>
      </w:r>
      <w:r w:rsidR="004A068F" w:rsidRPr="6723BA6D">
        <w:rPr>
          <w:rFonts w:eastAsiaTheme="minorEastAsia"/>
          <w:color w:val="000000" w:themeColor="text1"/>
        </w:rPr>
        <w:t>.</w:t>
      </w:r>
    </w:p>
    <w:tbl>
      <w:tblPr>
        <w:tblStyle w:val="TableGrid"/>
        <w:tblpPr w:leftFromText="180" w:rightFromText="180" w:vertAnchor="text" w:horzAnchor="margin" w:tblpY="1492"/>
        <w:tblW w:w="9498" w:type="dxa"/>
        <w:tblLayout w:type="fixed"/>
        <w:tblLook w:val="04A0" w:firstRow="1" w:lastRow="0" w:firstColumn="1" w:lastColumn="0" w:noHBand="0" w:noVBand="1"/>
      </w:tblPr>
      <w:tblGrid>
        <w:gridCol w:w="1134"/>
        <w:gridCol w:w="2694"/>
        <w:gridCol w:w="1417"/>
        <w:gridCol w:w="1418"/>
        <w:gridCol w:w="1275"/>
        <w:gridCol w:w="1560"/>
      </w:tblGrid>
      <w:tr w:rsidR="00D007B7" w:rsidRPr="00C6746E" w14:paraId="4B945517" w14:textId="77777777" w:rsidTr="00D007B7">
        <w:tc>
          <w:tcPr>
            <w:tcW w:w="1134" w:type="dxa"/>
            <w:vAlign w:val="center"/>
          </w:tcPr>
          <w:p w14:paraId="595DBDE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lastRenderedPageBreak/>
              <w:t>Site</w:t>
            </w:r>
          </w:p>
        </w:tc>
        <w:tc>
          <w:tcPr>
            <w:tcW w:w="2694" w:type="dxa"/>
            <w:vAlign w:val="center"/>
          </w:tcPr>
          <w:p w14:paraId="7C4A5792" w14:textId="5769F1BF" w:rsidR="00D007B7" w:rsidRPr="00644409"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sidR="00C133DE">
              <w:rPr>
                <w:rFonts w:ascii="Times New Roman" w:hAnsi="Times New Roman" w:cs="Times New Roman"/>
                <w:color w:val="000000"/>
                <w:sz w:val="20"/>
                <w:szCs w:val="20"/>
                <w:u w:color="000000"/>
                <w:lang w:val="en-CA"/>
              </w:rPr>
              <w:t>cardinals</w:t>
            </w:r>
            <w:r>
              <w:rPr>
                <w:rFonts w:ascii="Times New Roman" w:hAnsi="Times New Roman" w:cs="Times New Roman"/>
                <w:color w:val="000000"/>
                <w:sz w:val="20"/>
                <w:szCs w:val="20"/>
                <w:u w:color="000000"/>
                <w:lang w:val="en-CA"/>
              </w:rPr>
              <w:t xml:space="preserve"> included in the analyses</w:t>
            </w:r>
          </w:p>
        </w:tc>
        <w:tc>
          <w:tcPr>
            <w:tcW w:w="1417" w:type="dxa"/>
            <w:vAlign w:val="center"/>
          </w:tcPr>
          <w:p w14:paraId="4B0E7F63"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418" w:type="dxa"/>
            <w:vAlign w:val="center"/>
          </w:tcPr>
          <w:p w14:paraId="0639E2D8"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SE of the 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275" w:type="dxa"/>
            <w:vAlign w:val="center"/>
          </w:tcPr>
          <w:p w14:paraId="75C01ED4" w14:textId="77777777" w:rsidR="00D007B7" w:rsidRPr="004F343E"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560" w:type="dxa"/>
            <w:vAlign w:val="center"/>
          </w:tcPr>
          <w:p w14:paraId="666BAB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u w:color="000000"/>
                <w:lang w:val="en-CA"/>
              </w:rPr>
              <w:t>SE of the 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r>
      <w:tr w:rsidR="00D007B7" w14:paraId="49C05F91" w14:textId="77777777" w:rsidTr="00D007B7">
        <w:tc>
          <w:tcPr>
            <w:tcW w:w="1134" w:type="dxa"/>
            <w:vAlign w:val="center"/>
          </w:tcPr>
          <w:p w14:paraId="149133B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2694" w:type="dxa"/>
            <w:vAlign w:val="center"/>
          </w:tcPr>
          <w:p w14:paraId="2179BD9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36</w:t>
            </w:r>
          </w:p>
        </w:tc>
        <w:tc>
          <w:tcPr>
            <w:tcW w:w="1417" w:type="dxa"/>
            <w:vAlign w:val="center"/>
          </w:tcPr>
          <w:p w14:paraId="566AEF9E"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0.15</w:t>
            </w:r>
          </w:p>
        </w:tc>
        <w:tc>
          <w:tcPr>
            <w:tcW w:w="1418" w:type="dxa"/>
            <w:vAlign w:val="center"/>
          </w:tcPr>
          <w:p w14:paraId="5F776F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0.04</w:t>
            </w:r>
          </w:p>
        </w:tc>
        <w:tc>
          <w:tcPr>
            <w:tcW w:w="1275" w:type="dxa"/>
            <w:vAlign w:val="center"/>
          </w:tcPr>
          <w:p w14:paraId="03F283A0"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0.61</w:t>
            </w:r>
          </w:p>
        </w:tc>
        <w:tc>
          <w:tcPr>
            <w:tcW w:w="1560" w:type="dxa"/>
            <w:vAlign w:val="center"/>
          </w:tcPr>
          <w:p w14:paraId="09B04128"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0.13</w:t>
            </w:r>
          </w:p>
        </w:tc>
      </w:tr>
      <w:tr w:rsidR="00D007B7" w:rsidRPr="006E675C" w14:paraId="5EA09CF1" w14:textId="77777777" w:rsidTr="00D007B7">
        <w:tc>
          <w:tcPr>
            <w:tcW w:w="1134" w:type="dxa"/>
            <w:vAlign w:val="center"/>
          </w:tcPr>
          <w:p w14:paraId="741F14D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2694" w:type="dxa"/>
            <w:vAlign w:val="center"/>
          </w:tcPr>
          <w:p w14:paraId="676E794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13</w:t>
            </w:r>
          </w:p>
        </w:tc>
        <w:tc>
          <w:tcPr>
            <w:tcW w:w="1417" w:type="dxa"/>
            <w:vAlign w:val="center"/>
          </w:tcPr>
          <w:p w14:paraId="142F937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0.08</w:t>
            </w:r>
          </w:p>
        </w:tc>
        <w:tc>
          <w:tcPr>
            <w:tcW w:w="1418" w:type="dxa"/>
            <w:vAlign w:val="center"/>
          </w:tcPr>
          <w:p w14:paraId="003889E2"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0.02</w:t>
            </w:r>
          </w:p>
        </w:tc>
        <w:tc>
          <w:tcPr>
            <w:tcW w:w="1275" w:type="dxa"/>
            <w:vAlign w:val="center"/>
          </w:tcPr>
          <w:p w14:paraId="140E542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0.56</w:t>
            </w:r>
          </w:p>
        </w:tc>
        <w:tc>
          <w:tcPr>
            <w:tcW w:w="1560" w:type="dxa"/>
            <w:vAlign w:val="center"/>
          </w:tcPr>
          <w:p w14:paraId="04C04195"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r>
      <w:tr w:rsidR="00D007B7" w:rsidRPr="006E675C" w14:paraId="47804276" w14:textId="77777777" w:rsidTr="00D007B7">
        <w:tc>
          <w:tcPr>
            <w:tcW w:w="1134" w:type="dxa"/>
            <w:vAlign w:val="center"/>
          </w:tcPr>
          <w:p w14:paraId="52B1B53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2694" w:type="dxa"/>
            <w:vAlign w:val="center"/>
          </w:tcPr>
          <w:p w14:paraId="06816E4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9</w:t>
            </w:r>
          </w:p>
        </w:tc>
        <w:tc>
          <w:tcPr>
            <w:tcW w:w="1417" w:type="dxa"/>
            <w:vAlign w:val="center"/>
          </w:tcPr>
          <w:p w14:paraId="2E7039DD"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0.28</w:t>
            </w:r>
          </w:p>
        </w:tc>
        <w:tc>
          <w:tcPr>
            <w:tcW w:w="1418" w:type="dxa"/>
            <w:vAlign w:val="center"/>
          </w:tcPr>
          <w:p w14:paraId="2268A33C"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c>
          <w:tcPr>
            <w:tcW w:w="1275" w:type="dxa"/>
            <w:vAlign w:val="center"/>
          </w:tcPr>
          <w:p w14:paraId="234B075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1.53</w:t>
            </w:r>
          </w:p>
        </w:tc>
        <w:tc>
          <w:tcPr>
            <w:tcW w:w="1560" w:type="dxa"/>
            <w:vAlign w:val="center"/>
          </w:tcPr>
          <w:p w14:paraId="1066816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0.52</w:t>
            </w:r>
          </w:p>
        </w:tc>
      </w:tr>
    </w:tbl>
    <w:p w14:paraId="08E139BB" w14:textId="0D5BBF2A" w:rsidR="00FF5B9D" w:rsidRPr="00490FB9" w:rsidRDefault="00FF5B9D" w:rsidP="37EA428B">
      <w:pPr>
        <w:pStyle w:val="p1"/>
        <w:spacing w:line="480" w:lineRule="auto"/>
        <w:rPr>
          <w:rFonts w:eastAsiaTheme="minorEastAsia"/>
          <w:color w:val="000000" w:themeColor="text1"/>
        </w:rPr>
      </w:pPr>
      <w:r w:rsidRPr="37EA428B">
        <w:rPr>
          <w:rFonts w:eastAsiaTheme="minorEastAsia"/>
          <w:b/>
          <w:bCs/>
          <w:color w:val="000000" w:themeColor="text1"/>
        </w:rPr>
        <w:t xml:space="preserve">Table </w:t>
      </w:r>
      <w:r w:rsidR="00F02764">
        <w:rPr>
          <w:rFonts w:eastAsiaTheme="minorEastAsia"/>
          <w:b/>
          <w:bCs/>
          <w:color w:val="000000" w:themeColor="text1"/>
        </w:rPr>
        <w:t>2</w:t>
      </w:r>
      <w:r w:rsidRPr="37EA428B">
        <w:rPr>
          <w:rFonts w:eastAsiaTheme="minorEastAsia"/>
          <w:b/>
          <w:bCs/>
          <w:color w:val="000000" w:themeColor="text1"/>
        </w:rPr>
        <w:t>.</w:t>
      </w:r>
      <w:r w:rsidR="00490FB9" w:rsidRPr="37EA428B">
        <w:rPr>
          <w:rFonts w:eastAsiaTheme="minorEastAsia"/>
          <w:color w:val="000000" w:themeColor="text1"/>
        </w:rPr>
        <w:t xml:space="preserve"> Number of </w:t>
      </w:r>
      <w:r w:rsidR="00054290" w:rsidRPr="37EA428B">
        <w:rPr>
          <w:rFonts w:eastAsiaTheme="minorEastAsia"/>
          <w:color w:val="000000" w:themeColor="text1"/>
        </w:rPr>
        <w:t>cardinals</w:t>
      </w:r>
      <w:r w:rsidR="00490FB9" w:rsidRPr="37EA428B">
        <w:rPr>
          <w:rFonts w:eastAsiaTheme="minorEastAsia"/>
          <w:color w:val="000000" w:themeColor="text1"/>
        </w:rPr>
        <w:t xml:space="preserve"> that could be included in the analyses along with their respective core areas and home ranges including standard errors</w:t>
      </w:r>
      <w:r w:rsidR="00BE5EB3" w:rsidRPr="37EA428B">
        <w:rPr>
          <w:rFonts w:eastAsiaTheme="minorEastAsia"/>
          <w:color w:val="000000" w:themeColor="text1"/>
        </w:rPr>
        <w:t xml:space="preserve"> across three sites in Montreal, Quebec, Canada between 2022 and 2025.</w:t>
      </w:r>
    </w:p>
    <w:p w14:paraId="79F24032" w14:textId="77777777" w:rsidR="00D007B7" w:rsidRDefault="00D007B7" w:rsidP="6723BA6D">
      <w:pPr>
        <w:pStyle w:val="p1"/>
        <w:spacing w:line="480" w:lineRule="auto"/>
        <w:rPr>
          <w:rFonts w:eastAsiaTheme="minorEastAsia"/>
          <w:color w:val="000000" w:themeColor="text1"/>
        </w:rPr>
      </w:pPr>
    </w:p>
    <w:p w14:paraId="588FC06C" w14:textId="65D15F27" w:rsidR="00F96183" w:rsidRPr="004C757A" w:rsidRDefault="4B992B42" w:rsidP="6723BA6D">
      <w:pPr>
        <w:pStyle w:val="p1"/>
        <w:spacing w:line="480" w:lineRule="auto"/>
        <w:rPr>
          <w:rFonts w:eastAsiaTheme="minorEastAsia"/>
          <w:color w:val="000000" w:themeColor="text1"/>
        </w:rPr>
      </w:pPr>
      <w:r w:rsidRPr="6723BA6D">
        <w:rPr>
          <w:rFonts w:eastAsiaTheme="minorEastAsia"/>
          <w:color w:val="000000" w:themeColor="text1"/>
        </w:rPr>
        <w:t xml:space="preserve">After transformation, the data met assumptions of normality and variances were homogeneous. There was no significant difference in core home range size among sites, although the effect approached significance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2.69, </w:t>
      </w:r>
      <w:r w:rsidRPr="6723BA6D">
        <w:rPr>
          <w:rFonts w:eastAsiaTheme="minorEastAsia"/>
          <w:i/>
          <w:iCs/>
          <w:color w:val="000000" w:themeColor="text1"/>
        </w:rPr>
        <w:t>p</w:t>
      </w:r>
      <w:r w:rsidRPr="6723BA6D">
        <w:rPr>
          <w:rFonts w:eastAsiaTheme="minorEastAsia"/>
          <w:color w:val="000000" w:themeColor="text1"/>
        </w:rPr>
        <w:t xml:space="preserve"> = 0.077). Post-hoc comparisons show a trend towards the </w:t>
      </w:r>
      <w:r w:rsidR="00FE415D" w:rsidRPr="00FE415D">
        <w:rPr>
          <w:rFonts w:eastAsiaTheme="minorEastAsia"/>
          <w:color w:val="000000" w:themeColor="text1"/>
        </w:rPr>
        <w:t>cardinals</w:t>
      </w:r>
      <w:r w:rsidRPr="6723BA6D">
        <w:rPr>
          <w:rFonts w:eastAsiaTheme="minorEastAsia"/>
          <w:color w:val="000000" w:themeColor="text1"/>
        </w:rPr>
        <w:t xml:space="preserve"> at our urban site to have larger core home range sizes compared to the suburban and peri-urban sites (</w:t>
      </w:r>
      <w:r w:rsidR="3C19CB2A" w:rsidRPr="6723BA6D">
        <w:rPr>
          <w:rFonts w:eastAsiaTheme="minorEastAsia"/>
          <w:color w:val="000000" w:themeColor="text1"/>
        </w:rPr>
        <w:t>F</w:t>
      </w:r>
      <w:r w:rsidRPr="6723BA6D">
        <w:rPr>
          <w:rFonts w:eastAsiaTheme="minorEastAsia"/>
          <w:color w:val="000000" w:themeColor="text1"/>
        </w:rPr>
        <w:t xml:space="preserve">igure </w:t>
      </w:r>
      <w:r w:rsidR="00732B70" w:rsidRPr="6723BA6D">
        <w:rPr>
          <w:rFonts w:eastAsiaTheme="minorEastAsia"/>
          <w:color w:val="000000" w:themeColor="text1"/>
        </w:rPr>
        <w:t>4</w:t>
      </w:r>
      <w:r w:rsidRPr="6723BA6D">
        <w:rPr>
          <w:rFonts w:eastAsiaTheme="minorEastAsia"/>
          <w:color w:val="000000" w:themeColor="text1"/>
        </w:rPr>
        <w:t xml:space="preserve">). There was a significant difference </w:t>
      </w:r>
      <w:r w:rsidR="00FB77DE">
        <w:rPr>
          <w:rFonts w:eastAsiaTheme="minorEastAsia"/>
          <w:color w:val="000000" w:themeColor="text1"/>
        </w:rPr>
        <w:t>among</w:t>
      </w:r>
      <w:r w:rsidRPr="6723BA6D">
        <w:rPr>
          <w:rFonts w:eastAsiaTheme="minorEastAsia"/>
          <w:color w:val="000000" w:themeColor="text1"/>
        </w:rPr>
        <w:t xml:space="preserve"> the three study sites regarding total home ranges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3.45, </w:t>
      </w:r>
      <w:r w:rsidRPr="6723BA6D">
        <w:rPr>
          <w:rFonts w:eastAsiaTheme="minorEastAsia"/>
          <w:i/>
          <w:iCs/>
          <w:color w:val="000000" w:themeColor="text1"/>
        </w:rPr>
        <w:t>p</w:t>
      </w:r>
      <w:r w:rsidRPr="6723BA6D">
        <w:rPr>
          <w:rFonts w:eastAsiaTheme="minorEastAsia"/>
          <w:color w:val="000000" w:themeColor="text1"/>
        </w:rPr>
        <w:t xml:space="preserve"> = 0.0</w:t>
      </w:r>
      <w:r w:rsidR="2BE3E946" w:rsidRPr="6723BA6D">
        <w:rPr>
          <w:rFonts w:eastAsiaTheme="minorEastAsia"/>
          <w:color w:val="000000" w:themeColor="text1"/>
        </w:rPr>
        <w:t>4</w:t>
      </w:r>
      <w:r w:rsidRPr="6723BA6D">
        <w:rPr>
          <w:rFonts w:eastAsiaTheme="minorEastAsia"/>
          <w:color w:val="000000" w:themeColor="text1"/>
        </w:rPr>
        <w:t xml:space="preserve">). Post-hoc TukeyHSD comparisons showed that the only significant difference was between the total home ranges of </w:t>
      </w:r>
      <w:r w:rsidR="00054290">
        <w:rPr>
          <w:rFonts w:eastAsiaTheme="minorEastAsia"/>
          <w:color w:val="000000" w:themeColor="text1"/>
        </w:rPr>
        <w:t xml:space="preserve">cardinals </w:t>
      </w:r>
      <w:r w:rsidRPr="6723BA6D">
        <w:rPr>
          <w:rFonts w:eastAsiaTheme="minorEastAsia"/>
          <w:color w:val="000000" w:themeColor="text1"/>
        </w:rPr>
        <w:t xml:space="preserve">at our urban site being larger than </w:t>
      </w:r>
      <w:r w:rsidR="00054290">
        <w:rPr>
          <w:rFonts w:eastAsiaTheme="minorEastAsia"/>
          <w:color w:val="000000" w:themeColor="text1"/>
        </w:rPr>
        <w:t>cardinals</w:t>
      </w:r>
      <w:r w:rsidRPr="6723BA6D">
        <w:rPr>
          <w:rFonts w:eastAsiaTheme="minorEastAsia"/>
          <w:color w:val="000000" w:themeColor="text1"/>
        </w:rPr>
        <w:t xml:space="preserve"> at the peri-urban site (mean difference = 1.24, 95% CI [0.09, 2.38], </w:t>
      </w:r>
      <w:r w:rsidRPr="6723BA6D">
        <w:rPr>
          <w:rFonts w:eastAsiaTheme="minorEastAsia"/>
          <w:i/>
          <w:iCs/>
          <w:color w:val="000000" w:themeColor="text1"/>
        </w:rPr>
        <w:t>p</w:t>
      </w:r>
      <w:r w:rsidRPr="6723BA6D">
        <w:rPr>
          <w:rFonts w:eastAsiaTheme="minorEastAsia"/>
          <w:color w:val="000000" w:themeColor="text1"/>
        </w:rPr>
        <w:t xml:space="preserve"> = 0.03).</w:t>
      </w:r>
    </w:p>
    <w:p w14:paraId="2A372783" w14:textId="5D97A2F8" w:rsidR="007D6FF3" w:rsidRPr="004C757A" w:rsidRDefault="005843F3" w:rsidP="00F96183">
      <w:pPr>
        <w:pStyle w:val="p1"/>
        <w:spacing w:line="480" w:lineRule="auto"/>
        <w:rPr>
          <w:color w:val="000000" w:themeColor="text1"/>
        </w:rPr>
      </w:pPr>
      <w:r>
        <w:rPr>
          <w:b/>
          <w:bCs/>
          <w:noProof/>
          <w:color w:val="000000" w:themeColor="text1"/>
          <w14:ligatures w14:val="standardContextual"/>
        </w:rPr>
        <w:lastRenderedPageBreak/>
        <w:drawing>
          <wp:inline distT="0" distB="0" distL="0" distR="0" wp14:anchorId="1D53FDDB" wp14:editId="306E1C70">
            <wp:extent cx="5943600" cy="4398645"/>
            <wp:effectExtent l="12700" t="12700" r="12700" b="8255"/>
            <wp:docPr id="864272819" name="Picture 1" descr="A graph of a home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2819" name="Picture 1" descr="A graph of a home rang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98645"/>
                    </a:xfrm>
                    <a:prstGeom prst="rect">
                      <a:avLst/>
                    </a:prstGeom>
                    <a:ln>
                      <a:solidFill>
                        <a:schemeClr val="tx1"/>
                      </a:solidFill>
                    </a:ln>
                  </pic:spPr>
                </pic:pic>
              </a:graphicData>
            </a:graphic>
          </wp:inline>
        </w:drawing>
      </w:r>
      <w:r w:rsidR="4B992B42" w:rsidRPr="410C3214">
        <w:rPr>
          <w:b/>
          <w:bCs/>
          <w:color w:val="000000" w:themeColor="text1"/>
        </w:rPr>
        <w:t xml:space="preserve">Figure </w:t>
      </w:r>
      <w:r w:rsidR="00732B70">
        <w:rPr>
          <w:b/>
          <w:bCs/>
          <w:color w:val="000000" w:themeColor="text1"/>
        </w:rPr>
        <w:t>4</w:t>
      </w:r>
      <w:r w:rsidR="75E6D1E1" w:rsidRPr="410C3214">
        <w:rPr>
          <w:b/>
          <w:bCs/>
          <w:color w:val="000000" w:themeColor="text1"/>
        </w:rPr>
        <w:t>.</w:t>
      </w:r>
      <w:r w:rsidR="4B992B42" w:rsidRPr="410C3214">
        <w:rPr>
          <w:color w:val="000000" w:themeColor="text1"/>
        </w:rPr>
        <w:t xml:space="preserve"> </w:t>
      </w:r>
      <w:r w:rsidR="00E32F1B">
        <w:rPr>
          <w:color w:val="000000" w:themeColor="text1"/>
        </w:rPr>
        <w:t>Boxplot c</w:t>
      </w:r>
      <w:r w:rsidR="4B992B42" w:rsidRPr="410C3214">
        <w:rPr>
          <w:color w:val="000000" w:themeColor="text1"/>
        </w:rPr>
        <w:t xml:space="preserve">omparison of the core (KDE 50%) and total (KDE 95%) home ranges of </w:t>
      </w:r>
      <w:r w:rsidR="00C47AF7">
        <w:rPr>
          <w:color w:val="000000" w:themeColor="text1"/>
        </w:rPr>
        <w:t>cardinals</w:t>
      </w:r>
      <w:r w:rsidR="4B992B42" w:rsidRPr="410C3214">
        <w:rPr>
          <w:color w:val="000000" w:themeColor="text1"/>
        </w:rPr>
        <w:t xml:space="preserve"> in three study sites</w:t>
      </w:r>
      <w:r w:rsidR="00286BA1">
        <w:rPr>
          <w:color w:val="000000" w:themeColor="text1"/>
        </w:rPr>
        <w:t xml:space="preserve"> (peri-urban, suburban and urban)</w:t>
      </w:r>
      <w:r w:rsidR="4B992B42" w:rsidRPr="410C3214">
        <w:rPr>
          <w:color w:val="000000" w:themeColor="text1"/>
        </w:rPr>
        <w:t xml:space="preserve"> in Montreal, Quebec, Canada during winters between the years 2022 and 2025. The area in km</w:t>
      </w:r>
      <w:r w:rsidR="4B992B42" w:rsidRPr="410C3214">
        <w:rPr>
          <w:color w:val="000000" w:themeColor="text1"/>
          <w:vertAlign w:val="superscript"/>
        </w:rPr>
        <w:t>2</w:t>
      </w:r>
      <w:r w:rsidR="4B992B42" w:rsidRPr="410C3214">
        <w:rPr>
          <w:color w:val="000000" w:themeColor="text1"/>
        </w:rPr>
        <w:t xml:space="preserve"> was log </w:t>
      </w:r>
      <w:r w:rsidR="00054290" w:rsidRPr="410C3214">
        <w:rPr>
          <w:color w:val="000000" w:themeColor="text1"/>
        </w:rPr>
        <w:t>transformed,</w:t>
      </w:r>
      <w:r w:rsidR="00C46DDF">
        <w:rPr>
          <w:color w:val="000000" w:themeColor="text1"/>
        </w:rPr>
        <w:t xml:space="preserve"> and each data point corresponds to an individual’s home range (area log transformed)</w:t>
      </w:r>
      <w:r w:rsidR="4B992B42" w:rsidRPr="410C3214">
        <w:rPr>
          <w:color w:val="000000" w:themeColor="text1"/>
        </w:rPr>
        <w:t>.</w:t>
      </w:r>
    </w:p>
    <w:p w14:paraId="20F38E9B" w14:textId="77777777" w:rsidR="007D6FF3" w:rsidRPr="004C757A" w:rsidRDefault="007D6FF3" w:rsidP="00F96183">
      <w:pPr>
        <w:pStyle w:val="Heading3"/>
        <w:spacing w:line="480" w:lineRule="auto"/>
        <w:rPr>
          <w:rFonts w:ascii="Times New Roman" w:hAnsi="Times New Roman" w:cs="Times New Roman"/>
          <w:color w:val="000000" w:themeColor="text1"/>
          <w:u w:val="single"/>
          <w:lang w:val="en-CA"/>
        </w:rPr>
      </w:pPr>
      <w:bookmarkStart w:id="24" w:name="_Toc205543127"/>
      <w:bookmarkStart w:id="25" w:name="_Toc205883884"/>
      <w:r w:rsidRPr="004C757A">
        <w:rPr>
          <w:rFonts w:ascii="Times New Roman" w:hAnsi="Times New Roman" w:cs="Times New Roman"/>
          <w:noProof/>
          <w:color w:val="000000" w:themeColor="text1"/>
          <w:sz w:val="24"/>
          <w:szCs w:val="24"/>
          <w:u w:val="single"/>
          <w:lang w:val="en-CA"/>
        </w:rPr>
        <w:t>Scale of association to habitat</w:t>
      </w:r>
      <w:bookmarkEnd w:id="24"/>
      <w:bookmarkEnd w:id="25"/>
    </w:p>
    <w:p w14:paraId="3AB284C2" w14:textId="57306E01" w:rsidR="007D6FF3" w:rsidRPr="004C757A" w:rsidRDefault="002B6229" w:rsidP="00F96183">
      <w:pPr>
        <w:tabs>
          <w:tab w:val="left" w:pos="20"/>
          <w:tab w:val="left" w:pos="392"/>
        </w:tabs>
        <w:spacing w:line="480" w:lineRule="auto"/>
        <w:rPr>
          <w:rFonts w:ascii="Times New Roman" w:hAnsi="Times New Roman" w:cs="Times New Roman"/>
          <w:color w:val="000000"/>
          <w:lang w:val="en-CA"/>
        </w:rPr>
      </w:pPr>
      <w:r>
        <w:rPr>
          <w:rFonts w:ascii="Times New Roman" w:hAnsi="Times New Roman" w:cs="Times New Roman"/>
          <w:color w:val="000000" w:themeColor="text1"/>
          <w:lang w:val="en-CA"/>
        </w:rPr>
        <w:t xml:space="preserve">We compared AICc among models fit with landscape covariates measured at four different spatial scales (25, 50, 100 and 200 m radius around resighting </w:t>
      </w:r>
      <w:r w:rsidR="00221478">
        <w:rPr>
          <w:rFonts w:ascii="Times New Roman" w:hAnsi="Times New Roman" w:cs="Times New Roman"/>
          <w:color w:val="000000" w:themeColor="text1"/>
          <w:lang w:val="en-CA"/>
        </w:rPr>
        <w:t>locations). At the peri-urban site, the 50 m scale model best e</w:t>
      </w:r>
      <w:r w:rsidR="002066EF">
        <w:rPr>
          <w:rFonts w:ascii="Times New Roman" w:hAnsi="Times New Roman" w:cs="Times New Roman"/>
          <w:color w:val="000000" w:themeColor="text1"/>
          <w:lang w:val="en-CA"/>
        </w:rPr>
        <w:t>xplained cardinal’s movements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4 relative to all other scales). At both the suburban and urban sites, the 25 m scale model performed best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10 relative to all other scales). Because </w:t>
      </w:r>
      <w:r w:rsidR="00BB16F7">
        <w:rPr>
          <w:rFonts w:ascii="Times New Roman" w:hAnsi="Times New Roman" w:cs="Times New Roman"/>
          <w:color w:val="000000" w:themeColor="text1"/>
          <w:lang w:val="en-CA"/>
        </w:rPr>
        <w:t xml:space="preserve">the landscape variables we measured at different spatial </w:t>
      </w:r>
      <w:r w:rsidR="00BB16F7">
        <w:rPr>
          <w:rFonts w:ascii="Times New Roman" w:hAnsi="Times New Roman" w:cs="Times New Roman"/>
          <w:color w:val="000000" w:themeColor="text1"/>
          <w:lang w:val="en-CA"/>
        </w:rPr>
        <w:lastRenderedPageBreak/>
        <w:t xml:space="preserve">scales are inherently correlated, these results </w:t>
      </w:r>
      <w:r w:rsidR="006A4576">
        <w:rPr>
          <w:rFonts w:ascii="Times New Roman" w:hAnsi="Times New Roman" w:cs="Times New Roman"/>
          <w:color w:val="000000" w:themeColor="text1"/>
          <w:lang w:val="en-CA"/>
        </w:rPr>
        <w:t>indicate</w:t>
      </w:r>
      <w:r w:rsidR="00D4105B">
        <w:rPr>
          <w:rFonts w:ascii="Times New Roman" w:hAnsi="Times New Roman" w:cs="Times New Roman"/>
          <w:color w:val="000000" w:themeColor="text1"/>
          <w:lang w:val="en-CA"/>
        </w:rPr>
        <w:t xml:space="preserve"> the scale at which habitat</w:t>
      </w:r>
      <w:r w:rsidR="00222381">
        <w:rPr>
          <w:rFonts w:ascii="Times New Roman" w:hAnsi="Times New Roman" w:cs="Times New Roman"/>
          <w:color w:val="000000" w:themeColor="text1"/>
          <w:lang w:val="en-CA"/>
        </w:rPr>
        <w:t xml:space="preserve"> structure shows the strongest statistical association with cardinal’s movements,</w:t>
      </w:r>
      <w:r w:rsidR="0060278F">
        <w:rPr>
          <w:rFonts w:ascii="Times New Roman" w:hAnsi="Times New Roman" w:cs="Times New Roman"/>
          <w:color w:val="000000" w:themeColor="text1"/>
          <w:lang w:val="en-CA"/>
        </w:rPr>
        <w:t xml:space="preserve"> rather than reflecting a direct causal scale of effect.</w:t>
      </w:r>
    </w:p>
    <w:p w14:paraId="2829E92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6" w:name="_Toc205543128"/>
      <w:bookmarkStart w:id="27" w:name="_Toc205883885"/>
      <w:bookmarkStart w:id="28" w:name="_Hlk204515435"/>
      <w:r w:rsidRPr="004C757A">
        <w:rPr>
          <w:rFonts w:ascii="Times New Roman" w:hAnsi="Times New Roman" w:cs="Times New Roman"/>
          <w:color w:val="000000" w:themeColor="text1"/>
          <w:sz w:val="24"/>
          <w:szCs w:val="24"/>
          <w:u w:val="single"/>
          <w:lang w:val="en-CA"/>
        </w:rPr>
        <w:t>Resource selection: used vs. available habitats</w:t>
      </w:r>
      <w:bookmarkEnd w:id="26"/>
      <w:bookmarkEnd w:id="27"/>
    </w:p>
    <w:p w14:paraId="15766DF0" w14:textId="0738930C" w:rsidR="00A129E4" w:rsidRPr="004C757A" w:rsidRDefault="007D6FF3" w:rsidP="00F96183">
      <w:pPr>
        <w:spacing w:line="480" w:lineRule="auto"/>
        <w:rPr>
          <w:rFonts w:ascii="Times New Roman" w:hAnsi="Times New Roman" w:cs="Times New Roman"/>
          <w:lang w:val="en-CA"/>
        </w:rPr>
      </w:pPr>
      <w:r w:rsidRPr="37EA428B">
        <w:rPr>
          <w:rFonts w:ascii="Times New Roman" w:hAnsi="Times New Roman" w:cs="Times New Roman"/>
          <w:lang w:val="en-CA"/>
        </w:rPr>
        <w:t xml:space="preserve">Due to differences of urbanization level and scales of effect, resource selection function models were run separately for each study site. </w:t>
      </w:r>
      <w:bookmarkEnd w:id="28"/>
      <w:r w:rsidRPr="37EA428B">
        <w:rPr>
          <w:rFonts w:ascii="Times New Roman" w:hAnsi="Times New Roman" w:cs="Times New Roman"/>
          <w:lang w:val="en-CA"/>
        </w:rPr>
        <w:t xml:space="preserve">For the peri-urban site, the global model explained the most variation seen in the data (&gt; 10 </w:t>
      </w:r>
      <w:r w:rsidRPr="37EA428B">
        <w:rPr>
          <w:rFonts w:ascii="Symbol" w:eastAsia="Symbol" w:hAnsi="Symbol" w:cs="Symbol"/>
          <w:color w:val="000000" w:themeColor="text1"/>
          <w:lang w:val="en-CA"/>
        </w:rPr>
        <w:t>D</w:t>
      </w:r>
      <w:r w:rsidRPr="37EA428B">
        <w:rPr>
          <w:rFonts w:ascii="Times New Roman" w:hAnsi="Times New Roman" w:cs="Times New Roman"/>
          <w:color w:val="000000" w:themeColor="text1"/>
          <w:lang w:val="en-CA"/>
        </w:rPr>
        <w:t xml:space="preserve"> AICc values between all other models, </w:t>
      </w:r>
      <w:r w:rsidR="009F1004" w:rsidRPr="37EA428B">
        <w:rPr>
          <w:rFonts w:ascii="Times New Roman" w:hAnsi="Times New Roman" w:cs="Times New Roman"/>
          <w:color w:val="000000" w:themeColor="text1"/>
          <w:lang w:val="en-CA"/>
        </w:rPr>
        <w:t xml:space="preserve">Supplementary Material </w:t>
      </w:r>
      <w:r w:rsidRPr="37EA428B">
        <w:rPr>
          <w:rFonts w:ascii="Times New Roman" w:hAnsi="Times New Roman" w:cs="Times New Roman"/>
          <w:color w:val="000000" w:themeColor="text1"/>
          <w:lang w:val="en-CA"/>
        </w:rPr>
        <w:t>Table S1).</w:t>
      </w:r>
      <w:r w:rsidR="008F5D39">
        <w:rPr>
          <w:rFonts w:ascii="Times New Roman" w:hAnsi="Times New Roman" w:cs="Times New Roman"/>
          <w:color w:val="000000" w:themeColor="text1"/>
          <w:lang w:val="en-CA"/>
        </w:rPr>
        <w:t xml:space="preserve"> The </w:t>
      </w:r>
      <w:r w:rsidR="00BF0AF5">
        <w:rPr>
          <w:rFonts w:ascii="Times New Roman" w:hAnsi="Times New Roman" w:cs="Times New Roman"/>
          <w:color w:val="000000" w:themeColor="text1"/>
          <w:lang w:val="en-CA"/>
        </w:rPr>
        <w:t xml:space="preserve">full </w:t>
      </w:r>
      <w:r w:rsidR="008F5D39">
        <w:rPr>
          <w:rFonts w:ascii="Times New Roman" w:hAnsi="Times New Roman" w:cs="Times New Roman"/>
          <w:color w:val="000000" w:themeColor="text1"/>
          <w:lang w:val="en-CA"/>
        </w:rPr>
        <w:t>model reduced deviance by ~11.3% relative to the null model.</w:t>
      </w:r>
      <w:r w:rsidRPr="37EA428B">
        <w:rPr>
          <w:rFonts w:ascii="Times New Roman" w:hAnsi="Times New Roman" w:cs="Times New Roman"/>
          <w:color w:val="000000" w:themeColor="text1"/>
          <w:lang w:val="en-CA"/>
        </w:rPr>
        <w:t xml:space="preserve"> For the suburban site, the top model was the </w:t>
      </w:r>
      <w:r w:rsidR="00D80830">
        <w:rPr>
          <w:rFonts w:ascii="Times New Roman" w:hAnsi="Times New Roman" w:cs="Times New Roman"/>
          <w:color w:val="000000" w:themeColor="text1"/>
          <w:lang w:val="en-CA"/>
        </w:rPr>
        <w:t>anthropogenic</w:t>
      </w:r>
      <w:r w:rsidRPr="37EA428B">
        <w:rPr>
          <w:rFonts w:ascii="Times New Roman" w:hAnsi="Times New Roman" w:cs="Times New Roman"/>
          <w:color w:val="000000" w:themeColor="text1"/>
          <w:lang w:val="en-CA"/>
        </w:rPr>
        <w:t xml:space="preserve"> covariates model (human population and road density), with the next best model (full model) &lt; 2AICc units from the top model (</w:t>
      </w:r>
      <w:r w:rsidR="00900AA3" w:rsidRPr="37EA428B">
        <w:rPr>
          <w:rFonts w:ascii="Times New Roman" w:hAnsi="Times New Roman" w:cs="Times New Roman"/>
          <w:color w:val="000000" w:themeColor="text1"/>
          <w:lang w:val="en-CA"/>
        </w:rPr>
        <w:t xml:space="preserve">Supplementary Material </w:t>
      </w:r>
      <w:r w:rsidRPr="37EA428B">
        <w:rPr>
          <w:rFonts w:ascii="Times New Roman" w:hAnsi="Times New Roman" w:cs="Times New Roman"/>
          <w:color w:val="000000" w:themeColor="text1"/>
          <w:lang w:val="en-CA"/>
        </w:rPr>
        <w:t>Table S1)</w:t>
      </w:r>
      <w:r w:rsidRPr="37EA428B">
        <w:rPr>
          <w:rFonts w:ascii="Times New Roman" w:hAnsi="Times New Roman" w:cs="Times New Roman"/>
          <w:lang w:val="en-CA"/>
        </w:rPr>
        <w:t>.</w:t>
      </w:r>
      <w:r w:rsidR="00BF0AF5">
        <w:rPr>
          <w:rFonts w:ascii="Times New Roman" w:hAnsi="Times New Roman" w:cs="Times New Roman"/>
          <w:lang w:val="en-CA"/>
        </w:rPr>
        <w:t xml:space="preserve"> </w:t>
      </w:r>
      <w:r w:rsidR="00BF0AF5">
        <w:rPr>
          <w:rFonts w:ascii="Times New Roman" w:hAnsi="Times New Roman" w:cs="Times New Roman"/>
          <w:color w:val="000000" w:themeColor="text1"/>
          <w:lang w:val="en-CA"/>
        </w:rPr>
        <w:t xml:space="preserve">The </w:t>
      </w:r>
      <w:r w:rsidR="00D80830">
        <w:rPr>
          <w:rFonts w:ascii="Times New Roman" w:hAnsi="Times New Roman" w:cs="Times New Roman"/>
          <w:color w:val="000000" w:themeColor="text1"/>
          <w:lang w:val="en-CA"/>
        </w:rPr>
        <w:t>anthropogenic</w:t>
      </w:r>
      <w:r w:rsidR="00BF0AF5">
        <w:rPr>
          <w:rFonts w:ascii="Times New Roman" w:hAnsi="Times New Roman" w:cs="Times New Roman"/>
          <w:color w:val="000000" w:themeColor="text1"/>
          <w:lang w:val="en-CA"/>
        </w:rPr>
        <w:t xml:space="preserve"> covariates model reduced deviance by ~16.6% relative to the null model.</w:t>
      </w:r>
      <w:r w:rsidRPr="37EA428B">
        <w:rPr>
          <w:rFonts w:ascii="Times New Roman" w:hAnsi="Times New Roman" w:cs="Times New Roman"/>
          <w:lang w:val="en-CA"/>
        </w:rPr>
        <w:t xml:space="preserve"> Lastly for the urban site</w:t>
      </w:r>
      <w:r w:rsidR="00C56E2A" w:rsidRPr="37EA428B">
        <w:rPr>
          <w:rFonts w:ascii="Times New Roman" w:hAnsi="Times New Roman" w:cs="Times New Roman"/>
          <w:lang w:val="en-CA"/>
        </w:rPr>
        <w:t xml:space="preserve">, </w:t>
      </w:r>
      <w:r w:rsidRPr="37EA428B">
        <w:rPr>
          <w:rFonts w:ascii="Times New Roman" w:hAnsi="Times New Roman" w:cs="Times New Roman"/>
          <w:lang w:val="en-CA"/>
        </w:rPr>
        <w:t>the full model was the top model, but again the next best (</w:t>
      </w:r>
      <w:r w:rsidR="00D80830">
        <w:rPr>
          <w:rFonts w:ascii="Times New Roman" w:hAnsi="Times New Roman" w:cs="Times New Roman"/>
          <w:lang w:val="en-CA"/>
        </w:rPr>
        <w:t>anthropogenic</w:t>
      </w:r>
      <w:r w:rsidRPr="37EA428B">
        <w:rPr>
          <w:rFonts w:ascii="Times New Roman" w:hAnsi="Times New Roman" w:cs="Times New Roman"/>
          <w:lang w:val="en-CA"/>
        </w:rPr>
        <w:t xml:space="preserve"> covariates) was &lt;1 AICc from the top model (</w:t>
      </w:r>
      <w:r w:rsidR="00900AA3" w:rsidRPr="37EA428B">
        <w:rPr>
          <w:rFonts w:ascii="Times New Roman" w:hAnsi="Times New Roman" w:cs="Times New Roman"/>
          <w:lang w:val="en-CA"/>
        </w:rPr>
        <w:t xml:space="preserve">Supplementary Material </w:t>
      </w:r>
      <w:r w:rsidRPr="37EA428B">
        <w:rPr>
          <w:rFonts w:ascii="Times New Roman" w:hAnsi="Times New Roman" w:cs="Times New Roman"/>
          <w:lang w:val="en-CA"/>
        </w:rPr>
        <w:t>Table S1).</w:t>
      </w:r>
      <w:r w:rsidR="006A3582">
        <w:rPr>
          <w:rFonts w:ascii="Times New Roman" w:hAnsi="Times New Roman" w:cs="Times New Roman"/>
          <w:lang w:val="en-CA"/>
        </w:rPr>
        <w:t xml:space="preserve"> </w:t>
      </w:r>
      <w:r w:rsidR="006A3582">
        <w:rPr>
          <w:rFonts w:ascii="Times New Roman" w:hAnsi="Times New Roman" w:cs="Times New Roman"/>
          <w:color w:val="000000" w:themeColor="text1"/>
          <w:lang w:val="en-CA"/>
        </w:rPr>
        <w:t>The full model reduced deviance by ~10.</w:t>
      </w:r>
      <w:r w:rsidR="001941C0">
        <w:rPr>
          <w:rFonts w:ascii="Times New Roman" w:hAnsi="Times New Roman" w:cs="Times New Roman"/>
          <w:color w:val="000000" w:themeColor="text1"/>
          <w:lang w:val="en-CA"/>
        </w:rPr>
        <w:t>5</w:t>
      </w:r>
      <w:r w:rsidR="006A3582">
        <w:rPr>
          <w:rFonts w:ascii="Times New Roman" w:hAnsi="Times New Roman" w:cs="Times New Roman"/>
          <w:color w:val="000000" w:themeColor="text1"/>
          <w:lang w:val="en-CA"/>
        </w:rPr>
        <w:t>% relative to the null model.</w:t>
      </w:r>
      <w:r w:rsidR="006A3582" w:rsidRPr="37EA428B">
        <w:rPr>
          <w:rFonts w:ascii="Times New Roman" w:hAnsi="Times New Roman" w:cs="Times New Roman"/>
          <w:color w:val="000000" w:themeColor="text1"/>
          <w:lang w:val="en-CA"/>
        </w:rPr>
        <w:t xml:space="preserve"> </w:t>
      </w:r>
      <w:r w:rsidRPr="37EA428B">
        <w:rPr>
          <w:rFonts w:ascii="Times New Roman" w:hAnsi="Times New Roman" w:cs="Times New Roman"/>
          <w:lang w:val="en-CA"/>
        </w:rPr>
        <w:t xml:space="preserve"> The best model for each study site was then used to generate prediction plots on the probability of presence of </w:t>
      </w:r>
      <w:r w:rsidR="00C47AF7" w:rsidRPr="37EA428B">
        <w:rPr>
          <w:rFonts w:ascii="Times New Roman" w:hAnsi="Times New Roman" w:cs="Times New Roman"/>
          <w:lang w:val="en-CA"/>
        </w:rPr>
        <w:t>cardinals</w:t>
      </w:r>
      <w:r w:rsidRPr="37EA428B">
        <w:rPr>
          <w:rFonts w:ascii="Times New Roman" w:hAnsi="Times New Roman" w:cs="Times New Roman"/>
          <w:lang w:val="en-CA"/>
        </w:rPr>
        <w:t xml:space="preserve"> according to the model variables (</w:t>
      </w:r>
      <w:r w:rsidR="00900AA3" w:rsidRPr="37EA428B">
        <w:rPr>
          <w:rFonts w:ascii="Times New Roman" w:hAnsi="Times New Roman" w:cs="Times New Roman"/>
          <w:lang w:val="en-CA"/>
        </w:rPr>
        <w:t xml:space="preserve">Table </w:t>
      </w:r>
      <w:r w:rsidR="00F02764">
        <w:rPr>
          <w:rFonts w:ascii="Times New Roman" w:hAnsi="Times New Roman" w:cs="Times New Roman"/>
          <w:lang w:val="en-CA"/>
        </w:rPr>
        <w:t>3</w:t>
      </w:r>
      <w:r w:rsidRPr="37EA428B">
        <w:rPr>
          <w:rFonts w:ascii="Times New Roman" w:hAnsi="Times New Roman" w:cs="Times New Roman"/>
          <w:lang w:val="en-CA"/>
        </w:rPr>
        <w:t>).</w:t>
      </w:r>
    </w:p>
    <w:p w14:paraId="02CE1F91" w14:textId="4BE55D4A" w:rsidR="00A129E4" w:rsidRPr="00A129E4"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b/>
          <w:bCs/>
          <w:color w:val="000000"/>
          <w:lang w:val="en-CA"/>
        </w:rPr>
        <w:t xml:space="preserve">Table </w:t>
      </w:r>
      <w:r w:rsidR="00F02764">
        <w:rPr>
          <w:rFonts w:ascii="Times New Roman" w:hAnsi="Times New Roman" w:cs="Times New Roman"/>
          <w:b/>
          <w:bCs/>
          <w:color w:val="000000"/>
          <w:lang w:val="en-CA"/>
        </w:rPr>
        <w:t>3</w:t>
      </w:r>
      <w:r w:rsidRPr="004C757A">
        <w:rPr>
          <w:rFonts w:ascii="Times New Roman" w:hAnsi="Times New Roman" w:cs="Times New Roman"/>
          <w:b/>
          <w:bCs/>
          <w:color w:val="000000"/>
          <w:lang w:val="en-CA"/>
        </w:rPr>
        <w:t>.</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w:t>
      </w:r>
      <w:r w:rsidR="00C47AF7">
        <w:rPr>
          <w:rFonts w:ascii="Times New Roman" w:hAnsi="Times New Roman" w:cs="Times New Roman"/>
          <w:color w:val="1F1F1F"/>
          <w:shd w:val="clear" w:color="auto" w:fill="FFFFFF"/>
          <w:lang w:val="en-CA"/>
        </w:rPr>
        <w:t>cardinals</w:t>
      </w:r>
      <w:r w:rsidRPr="004C757A">
        <w:rPr>
          <w:rFonts w:ascii="Times New Roman" w:hAnsi="Times New Roman" w:cs="Times New Roman"/>
          <w:color w:val="1F1F1F"/>
          <w:shd w:val="clear" w:color="auto" w:fill="FFFFFF"/>
          <w:lang w:val="en-CA"/>
        </w:rPr>
        <w:t xml:space="preserve"> within (25 or 50 m-radius) areas based on the average vegetation height (in meters) and its standard deviation, along with human-related environmental features such as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xml:space="preserve">), road length (in meters) and distance to the nearest bird feeder (in meters). The study site, </w:t>
      </w:r>
      <w:r w:rsidR="00001261">
        <w:rPr>
          <w:rFonts w:ascii="Times New Roman" w:hAnsi="Times New Roman" w:cs="Times New Roman"/>
          <w:color w:val="1F1F1F"/>
          <w:shd w:val="clear" w:color="auto" w:fill="FFFFFF"/>
          <w:lang w:val="en-CA"/>
        </w:rPr>
        <w:t>year (winter) of sampling</w:t>
      </w:r>
      <w:r w:rsidRPr="004C757A">
        <w:rPr>
          <w:rFonts w:ascii="Times New Roman" w:hAnsi="Times New Roman" w:cs="Times New Roman"/>
          <w:color w:val="1F1F1F"/>
          <w:shd w:val="clear" w:color="auto" w:fill="FFFFFF"/>
          <w:lang w:val="en-CA"/>
        </w:rPr>
        <w:t xml:space="preserve"> and the individual’s identification (ID) are included as random effects in each model.</w:t>
      </w:r>
    </w:p>
    <w:tbl>
      <w:tblPr>
        <w:tblStyle w:val="TableGrid"/>
        <w:tblpPr w:leftFromText="180" w:rightFromText="180" w:vertAnchor="text" w:horzAnchor="margin" w:tblpY="88"/>
        <w:tblW w:w="9350" w:type="dxa"/>
        <w:tblLook w:val="04A0" w:firstRow="1" w:lastRow="0" w:firstColumn="1" w:lastColumn="0" w:noHBand="0" w:noVBand="1"/>
      </w:tblPr>
      <w:tblGrid>
        <w:gridCol w:w="983"/>
        <w:gridCol w:w="4229"/>
        <w:gridCol w:w="1149"/>
        <w:gridCol w:w="1017"/>
        <w:gridCol w:w="775"/>
        <w:gridCol w:w="1197"/>
      </w:tblGrid>
      <w:tr w:rsidR="00A129E4" w:rsidRPr="004C757A" w14:paraId="04BABA93" w14:textId="77777777" w:rsidTr="00D23954">
        <w:trPr>
          <w:trHeight w:val="300"/>
        </w:trPr>
        <w:tc>
          <w:tcPr>
            <w:tcW w:w="421" w:type="dxa"/>
            <w:tcBorders>
              <w:left w:val="single" w:sz="4" w:space="0" w:color="FFFFFF" w:themeColor="background1"/>
              <w:right w:val="single" w:sz="4" w:space="0" w:color="FFFFFF" w:themeColor="background1"/>
            </w:tcBorders>
          </w:tcPr>
          <w:p w14:paraId="777E51E5"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lastRenderedPageBreak/>
              <w:t>Study Site</w:t>
            </w:r>
          </w:p>
        </w:tc>
        <w:tc>
          <w:tcPr>
            <w:tcW w:w="4703" w:type="dxa"/>
            <w:tcBorders>
              <w:left w:val="single" w:sz="4" w:space="0" w:color="FFFFFF" w:themeColor="background1"/>
              <w:right w:val="single" w:sz="4" w:space="0" w:color="FFFFFF" w:themeColor="background1"/>
            </w:tcBorders>
          </w:tcPr>
          <w:p w14:paraId="4418AE0F"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themeColor="background1"/>
              <w:right w:val="single" w:sz="4" w:space="0" w:color="FFFFFF" w:themeColor="background1"/>
            </w:tcBorders>
          </w:tcPr>
          <w:p w14:paraId="01DA56A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themeColor="background1"/>
              <w:right w:val="single" w:sz="4" w:space="0" w:color="FFFFFF" w:themeColor="background1"/>
            </w:tcBorders>
          </w:tcPr>
          <w:p w14:paraId="303A4EE2"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793" w:type="dxa"/>
            <w:tcBorders>
              <w:left w:val="single" w:sz="4" w:space="0" w:color="FFFFFF" w:themeColor="background1"/>
              <w:right w:val="single" w:sz="4" w:space="0" w:color="FFFFFF" w:themeColor="background1"/>
            </w:tcBorders>
          </w:tcPr>
          <w:p w14:paraId="47F0F94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1267" w:type="dxa"/>
            <w:tcBorders>
              <w:left w:val="single" w:sz="4" w:space="0" w:color="FFFFFF" w:themeColor="background1"/>
              <w:right w:val="single" w:sz="4" w:space="0" w:color="FFFFFF" w:themeColor="background1"/>
            </w:tcBorders>
          </w:tcPr>
          <w:p w14:paraId="029762EC"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A129E4" w:rsidRPr="004C757A" w14:paraId="4B8E555F" w14:textId="77777777" w:rsidTr="00D23954">
        <w:trPr>
          <w:trHeight w:val="300"/>
        </w:trPr>
        <w:tc>
          <w:tcPr>
            <w:tcW w:w="421" w:type="dxa"/>
            <w:tcBorders>
              <w:left w:val="single" w:sz="4" w:space="0" w:color="FFFFFF" w:themeColor="background1"/>
              <w:bottom w:val="single" w:sz="4" w:space="0" w:color="FFFFFF" w:themeColor="background1"/>
              <w:right w:val="single" w:sz="4" w:space="0" w:color="FFFFFF" w:themeColor="background1"/>
            </w:tcBorders>
          </w:tcPr>
          <w:p w14:paraId="0A944DC8" w14:textId="0D83066D"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lang w:val="en-CA"/>
              </w:rPr>
              <w:t>Peri-Urban</w:t>
            </w:r>
          </w:p>
        </w:tc>
        <w:tc>
          <w:tcPr>
            <w:tcW w:w="4703" w:type="dxa"/>
            <w:tcBorders>
              <w:left w:val="single" w:sz="4" w:space="0" w:color="FFFFFF" w:themeColor="background1"/>
              <w:bottom w:val="single" w:sz="4" w:space="0" w:color="FFFFFF" w:themeColor="background1"/>
              <w:right w:val="single" w:sz="4" w:space="0" w:color="FFFFFF" w:themeColor="background1"/>
            </w:tcBorders>
          </w:tcPr>
          <w:p w14:paraId="7678BAD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10A5478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B60A4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75B5A99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55374D6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45A27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themeColor="background1"/>
              <w:bottom w:val="single" w:sz="4" w:space="0" w:color="FFFFFF" w:themeColor="background1"/>
              <w:right w:val="single" w:sz="4" w:space="0" w:color="FFFFFF" w:themeColor="background1"/>
            </w:tcBorders>
          </w:tcPr>
          <w:p w14:paraId="05C30E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20882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2614ACF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023B72C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3DAF960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141BAB4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themeColor="background1"/>
              <w:bottom w:val="single" w:sz="4" w:space="0" w:color="FFFFFF" w:themeColor="background1"/>
              <w:right w:val="single" w:sz="4" w:space="0" w:color="FFFFFF" w:themeColor="background1"/>
            </w:tcBorders>
          </w:tcPr>
          <w:p w14:paraId="048631F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367CA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645A1DC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7034BA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31D15F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4849C44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793" w:type="dxa"/>
            <w:tcBorders>
              <w:left w:val="single" w:sz="4" w:space="0" w:color="FFFFFF" w:themeColor="background1"/>
              <w:bottom w:val="single" w:sz="4" w:space="0" w:color="FFFFFF" w:themeColor="background1"/>
              <w:right w:val="single" w:sz="4" w:space="0" w:color="FFFFFF" w:themeColor="background1"/>
            </w:tcBorders>
          </w:tcPr>
          <w:p w14:paraId="50FBF7F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658C1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6BBC066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274E722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077E798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1A08A90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1267" w:type="dxa"/>
            <w:tcBorders>
              <w:left w:val="single" w:sz="4" w:space="0" w:color="FFFFFF" w:themeColor="background1"/>
              <w:bottom w:val="single" w:sz="4" w:space="0" w:color="FFFFFF" w:themeColor="background1"/>
              <w:right w:val="single" w:sz="4" w:space="0" w:color="FFFFFF" w:themeColor="background1"/>
            </w:tcBorders>
          </w:tcPr>
          <w:p w14:paraId="59483BF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33254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CE7E6D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78F861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0818253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2158179B" w14:textId="77777777" w:rsidR="00A129E4" w:rsidRPr="004C757A" w:rsidRDefault="601F0B13"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6CD637A7">
              <w:rPr>
                <w:rFonts w:ascii="Times New Roman" w:hAnsi="Times New Roman" w:cs="Times New Roman"/>
                <w:b/>
                <w:bCs/>
                <w:color w:val="000000" w:themeColor="text1"/>
                <w:sz w:val="20"/>
                <w:szCs w:val="20"/>
                <w:lang w:val="en-CA"/>
              </w:rPr>
              <w:t>&lt;0.001</w:t>
            </w:r>
          </w:p>
        </w:tc>
      </w:tr>
      <w:tr w:rsidR="00A129E4" w:rsidRPr="004C757A" w14:paraId="418318DA" w14:textId="77777777" w:rsidTr="00D23954">
        <w:trPr>
          <w:trHeight w:val="300"/>
        </w:trPr>
        <w:tc>
          <w:tcPr>
            <w:tcW w:w="4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6E02F7" w14:textId="13933416"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4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749552" w14:textId="3C680E2F" w:rsidR="00A129E4" w:rsidRPr="004C757A" w:rsidRDefault="00606F1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Anthropogenic</w:t>
            </w:r>
            <w:r w:rsidR="00A129E4" w:rsidRPr="004C757A">
              <w:rPr>
                <w:rFonts w:ascii="Times New Roman" w:hAnsi="Times New Roman" w:cs="Times New Roman"/>
                <w:i/>
                <w:iCs/>
                <w:color w:val="000000"/>
                <w:sz w:val="20"/>
                <w:szCs w:val="20"/>
                <w:lang w:val="en-CA"/>
              </w:rPr>
              <w:t xml:space="preserve"> covariates model – 25 meters</w:t>
            </w:r>
          </w:p>
          <w:p w14:paraId="0C91519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3DF3EF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5242DB5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E68DD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DBA7F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21C7F0D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1.238</w:t>
            </w:r>
          </w:p>
          <w:p w14:paraId="0E7066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20595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90F10B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12009D8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0.136</w:t>
            </w:r>
          </w:p>
          <w:p w14:paraId="3CA869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7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F4D5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AFB4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29A65ED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9.138</w:t>
            </w:r>
          </w:p>
          <w:p w14:paraId="6E9089B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1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00F44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1A7E86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18AF85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B658A9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2673033C" w14:textId="77777777" w:rsidTr="00D23954">
        <w:trPr>
          <w:trHeight w:val="300"/>
        </w:trPr>
        <w:tc>
          <w:tcPr>
            <w:tcW w:w="421" w:type="dxa"/>
            <w:tcBorders>
              <w:top w:val="single" w:sz="4" w:space="0" w:color="FFFFFF" w:themeColor="background1"/>
              <w:left w:val="single" w:sz="4" w:space="0" w:color="FFFFFF" w:themeColor="background1"/>
              <w:right w:val="single" w:sz="4" w:space="0" w:color="FFFFFF" w:themeColor="background1"/>
            </w:tcBorders>
          </w:tcPr>
          <w:p w14:paraId="5D5D340B" w14:textId="1B5D30E4"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rPr>
              <w:t>Urban</w:t>
            </w:r>
          </w:p>
        </w:tc>
        <w:tc>
          <w:tcPr>
            <w:tcW w:w="4703" w:type="dxa"/>
            <w:tcBorders>
              <w:top w:val="single" w:sz="4" w:space="0" w:color="FFFFFF" w:themeColor="background1"/>
              <w:left w:val="single" w:sz="4" w:space="0" w:color="FFFFFF" w:themeColor="background1"/>
              <w:right w:val="single" w:sz="4" w:space="0" w:color="FFFFFF" w:themeColor="background1"/>
            </w:tcBorders>
          </w:tcPr>
          <w:p w14:paraId="5BA2637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7FCE7B0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53DC7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3F3CCDC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1AAEB59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3B783B9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right w:val="single" w:sz="4" w:space="0" w:color="FFFFFF" w:themeColor="background1"/>
            </w:tcBorders>
          </w:tcPr>
          <w:p w14:paraId="0E92E7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4C307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38FDA1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751725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1411A29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0396ECB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themeColor="background1"/>
              <w:left w:val="single" w:sz="4" w:space="0" w:color="FFFFFF" w:themeColor="background1"/>
              <w:right w:val="single" w:sz="4" w:space="0" w:color="FFFFFF" w:themeColor="background1"/>
            </w:tcBorders>
          </w:tcPr>
          <w:p w14:paraId="500335D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35566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674019A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21245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0B3153A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7E63173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793" w:type="dxa"/>
            <w:tcBorders>
              <w:top w:val="single" w:sz="4" w:space="0" w:color="FFFFFF" w:themeColor="background1"/>
              <w:left w:val="single" w:sz="4" w:space="0" w:color="FFFFFF" w:themeColor="background1"/>
              <w:right w:val="single" w:sz="4" w:space="0" w:color="FFFFFF" w:themeColor="background1"/>
            </w:tcBorders>
          </w:tcPr>
          <w:p w14:paraId="3A7F7CB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E148F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28B9BBB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786369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18CC42B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6F2804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1267" w:type="dxa"/>
            <w:tcBorders>
              <w:top w:val="single" w:sz="4" w:space="0" w:color="FFFFFF" w:themeColor="background1"/>
              <w:left w:val="single" w:sz="4" w:space="0" w:color="FFFFFF" w:themeColor="background1"/>
              <w:right w:val="single" w:sz="4" w:space="0" w:color="FFFFFF" w:themeColor="background1"/>
            </w:tcBorders>
          </w:tcPr>
          <w:p w14:paraId="6D3CC2E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0EAEB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0151EB1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3EB3A8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0D4D0DA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011D05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5C7A7BB4" w14:textId="77777777" w:rsidR="007D6FF3" w:rsidRPr="004C757A" w:rsidRDefault="007D6FF3" w:rsidP="00F96183">
      <w:pPr>
        <w:spacing w:line="480" w:lineRule="auto"/>
        <w:ind w:firstLine="720"/>
        <w:rPr>
          <w:rFonts w:ascii="Times New Roman" w:hAnsi="Times New Roman" w:cs="Times New Roman"/>
          <w:lang w:val="en-CA"/>
        </w:rPr>
      </w:pPr>
    </w:p>
    <w:p w14:paraId="61E8842D" w14:textId="1D21D15C" w:rsidR="007D6FF3" w:rsidRPr="004C757A" w:rsidRDefault="007D6FF3" w:rsidP="00F96183">
      <w:pPr>
        <w:spacing w:line="480" w:lineRule="auto"/>
        <w:rPr>
          <w:rFonts w:ascii="Times New Roman" w:hAnsi="Times New Roman" w:cs="Times New Roman"/>
          <w:lang w:val="en-CA"/>
        </w:rPr>
      </w:pPr>
      <w:r w:rsidRPr="6723BA6D">
        <w:rPr>
          <w:rFonts w:ascii="Times New Roman" w:hAnsi="Times New Roman" w:cs="Times New Roman"/>
          <w:lang w:val="en-CA"/>
        </w:rPr>
        <w:t xml:space="preserve">The prediction plots including only the significant fixed effects for the resource selection functions of each locations reveal that the presence of </w:t>
      </w:r>
      <w:r w:rsidR="00C47AF7">
        <w:rPr>
          <w:rFonts w:ascii="Times New Roman" w:hAnsi="Times New Roman" w:cs="Times New Roman"/>
          <w:lang w:val="en-CA"/>
        </w:rPr>
        <w:t>cardinals</w:t>
      </w:r>
      <w:r w:rsidRPr="6723BA6D">
        <w:rPr>
          <w:rFonts w:ascii="Times New Roman" w:hAnsi="Times New Roman" w:cs="Times New Roman"/>
          <w:lang w:val="en-CA"/>
        </w:rPr>
        <w:t xml:space="preserve"> is associated with different urban and habitat features according to the site they spend their winter in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Pr="6723BA6D">
        <w:rPr>
          <w:rFonts w:ascii="Times New Roman" w:hAnsi="Times New Roman" w:cs="Times New Roman"/>
          <w:lang w:val="en-CA"/>
        </w:rPr>
        <w:t xml:space="preserve">). In the peri-urban site, the probability of presence of the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decreases as the mean vegetation height increases (</w:t>
      </w:r>
      <w:r w:rsidR="00E731A2" w:rsidRPr="6723BA6D">
        <w:rPr>
          <w:rFonts w:ascii="Times New Roman" w:hAnsi="Times New Roman" w:cs="Times New Roman"/>
          <w:lang w:val="en-CA"/>
        </w:rPr>
        <w:t>F</w:t>
      </w:r>
      <w:r w:rsidRPr="6723BA6D">
        <w:rPr>
          <w:rFonts w:ascii="Times New Roman" w:hAnsi="Times New Roman" w:cs="Times New Roman"/>
          <w:lang w:val="en-CA"/>
        </w:rPr>
        <w:t xml:space="preserve">igure </w:t>
      </w:r>
      <w:r w:rsidR="00F02764">
        <w:rPr>
          <w:rFonts w:ascii="Times New Roman" w:hAnsi="Times New Roman" w:cs="Times New Roman"/>
          <w:lang w:val="en-CA"/>
        </w:rPr>
        <w:t>5</w:t>
      </w:r>
      <w:r w:rsidRPr="6723BA6D">
        <w:rPr>
          <w:rFonts w:ascii="Times New Roman" w:hAnsi="Times New Roman" w:cs="Times New Roman"/>
          <w:lang w:val="en-CA"/>
        </w:rPr>
        <w:t>A), while the presence of the birds increases with greater variability in vegetation height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Pr="6723BA6D">
        <w:rPr>
          <w:rFonts w:ascii="Times New Roman" w:hAnsi="Times New Roman" w:cs="Times New Roman"/>
          <w:lang w:val="en-CA"/>
        </w:rPr>
        <w:t xml:space="preserve">B). The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also seems to decrease as the distance to the nearest bird feeder increases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C</w:t>
      </w:r>
      <w:r w:rsidRPr="6723BA6D">
        <w:rPr>
          <w:rFonts w:ascii="Times New Roman" w:hAnsi="Times New Roman" w:cs="Times New Roman"/>
          <w:lang w:val="en-CA"/>
        </w:rPr>
        <w:t>). In our suburban site</w:t>
      </w:r>
      <w:r w:rsidR="00A903EB" w:rsidRPr="6723BA6D">
        <w:rPr>
          <w:rFonts w:ascii="Times New Roman" w:hAnsi="Times New Roman" w:cs="Times New Roman"/>
          <w:lang w:val="en-CA"/>
        </w:rPr>
        <w:t xml:space="preserve">, </w:t>
      </w:r>
      <w:r w:rsidRPr="6723BA6D">
        <w:rPr>
          <w:rFonts w:ascii="Times New Roman" w:hAnsi="Times New Roman" w:cs="Times New Roman"/>
          <w:lang w:val="en-CA"/>
        </w:rPr>
        <w:t xml:space="preserve">the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shows little relationship with population density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D</w:t>
      </w:r>
      <w:proofErr w:type="gramStart"/>
      <w:r w:rsidRPr="6723BA6D">
        <w:rPr>
          <w:rFonts w:ascii="Times New Roman" w:hAnsi="Times New Roman" w:cs="Times New Roman"/>
          <w:lang w:val="en-CA"/>
        </w:rPr>
        <w:t>), but</w:t>
      </w:r>
      <w:proofErr w:type="gramEnd"/>
      <w:r w:rsidRPr="6723BA6D">
        <w:rPr>
          <w:rFonts w:ascii="Times New Roman" w:hAnsi="Times New Roman" w:cs="Times New Roman"/>
          <w:lang w:val="en-CA"/>
        </w:rPr>
        <w:t xml:space="preserve"> increases as the mean road length increases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E</w:t>
      </w:r>
      <w:r w:rsidRPr="6723BA6D">
        <w:rPr>
          <w:rFonts w:ascii="Times New Roman" w:hAnsi="Times New Roman" w:cs="Times New Roman"/>
          <w:lang w:val="en-CA"/>
        </w:rPr>
        <w:t>). Like our peri-urban site, the presence of the birds also decreases as the distance to the nearest feeder increases at the suburban site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F</w:t>
      </w:r>
      <w:r w:rsidRPr="6723BA6D">
        <w:rPr>
          <w:rFonts w:ascii="Times New Roman" w:hAnsi="Times New Roman" w:cs="Times New Roman"/>
          <w:lang w:val="en-CA"/>
        </w:rPr>
        <w:t>). At the urban site</w:t>
      </w:r>
      <w:r w:rsidR="00A903EB" w:rsidRPr="6723BA6D">
        <w:rPr>
          <w:rFonts w:ascii="Times New Roman" w:hAnsi="Times New Roman" w:cs="Times New Roman"/>
          <w:lang w:val="en-CA"/>
        </w:rPr>
        <w:t xml:space="preserv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probability of presence decreases with increasing vegetation height standard deviation, although uncertainty is high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G</w:t>
      </w:r>
      <w:r w:rsidRPr="6723BA6D">
        <w:rPr>
          <w:rFonts w:ascii="Times New Roman" w:hAnsi="Times New Roman" w:cs="Times New Roman"/>
          <w:lang w:val="en-CA"/>
        </w:rPr>
        <w:t xml:space="preserve">). The presence of </w:t>
      </w:r>
      <w:r w:rsidR="00C47AF7">
        <w:rPr>
          <w:rFonts w:ascii="Times New Roman" w:hAnsi="Times New Roman" w:cs="Times New Roman"/>
          <w:lang w:val="en-CA"/>
        </w:rPr>
        <w:t>cardinals</w:t>
      </w:r>
      <w:r w:rsidR="00F85A37" w:rsidRPr="6723BA6D">
        <w:rPr>
          <w:rFonts w:ascii="Times New Roman" w:hAnsi="Times New Roman" w:cs="Times New Roman"/>
          <w:lang w:val="en-CA"/>
        </w:rPr>
        <w:t xml:space="preserve"> </w:t>
      </w:r>
      <w:r w:rsidRPr="6723BA6D">
        <w:rPr>
          <w:rFonts w:ascii="Times New Roman" w:hAnsi="Times New Roman" w:cs="Times New Roman"/>
          <w:lang w:val="en-CA"/>
        </w:rPr>
        <w:t xml:space="preserve">also increased with mean road length and decreased with </w:t>
      </w:r>
      <w:r w:rsidR="7D476455" w:rsidRPr="6723BA6D">
        <w:rPr>
          <w:rFonts w:ascii="Times New Roman" w:hAnsi="Times New Roman" w:cs="Times New Roman"/>
          <w:lang w:val="en-CA"/>
        </w:rPr>
        <w:t xml:space="preserve">increasing </w:t>
      </w:r>
      <w:r w:rsidRPr="6723BA6D">
        <w:rPr>
          <w:rFonts w:ascii="Times New Roman" w:hAnsi="Times New Roman" w:cs="Times New Roman"/>
          <w:lang w:val="en-CA"/>
        </w:rPr>
        <w:t>distance to the nearest feeders. Across sites, proximity to feeders and structural complexity of the infrastructures or the vegetation consistently influenced the probability of presence, yet specific relationships varied.</w:t>
      </w:r>
      <w:r w:rsidR="0046479F">
        <w:rPr>
          <w:rFonts w:ascii="Times New Roman" w:hAnsi="Times New Roman" w:cs="Times New Roman"/>
          <w:lang w:val="en-CA"/>
        </w:rPr>
        <w:t xml:space="preserve"> </w:t>
      </w:r>
      <w:r w:rsidR="0046479F">
        <w:rPr>
          <w:rFonts w:ascii="Times New Roman" w:hAnsi="Times New Roman" w:cs="Times New Roman"/>
          <w:lang w:val="en-CA"/>
        </w:rPr>
        <w:lastRenderedPageBreak/>
        <w:t xml:space="preserve">Taken together, these results indicate that winter habitat association </w:t>
      </w:r>
      <w:r w:rsidR="00423E5C">
        <w:rPr>
          <w:rFonts w:ascii="Times New Roman" w:hAnsi="Times New Roman" w:cs="Times New Roman"/>
          <w:lang w:val="en-CA"/>
        </w:rPr>
        <w:t xml:space="preserve">by cardinals </w:t>
      </w:r>
      <w:r w:rsidR="001D2E97">
        <w:rPr>
          <w:rFonts w:ascii="Times New Roman" w:hAnsi="Times New Roman" w:cs="Times New Roman"/>
          <w:lang w:val="en-CA"/>
        </w:rPr>
        <w:t>varies across the urbanization gradient.</w:t>
      </w:r>
      <w:r w:rsidR="00423E5C">
        <w:rPr>
          <w:rFonts w:ascii="Times New Roman" w:hAnsi="Times New Roman" w:cs="Times New Roman"/>
          <w:lang w:val="en-CA"/>
        </w:rPr>
        <w:t xml:space="preserve"> While feeder availability appears to</w:t>
      </w:r>
      <w:r w:rsidR="00B5040A">
        <w:rPr>
          <w:rFonts w:ascii="Times New Roman" w:hAnsi="Times New Roman" w:cs="Times New Roman"/>
          <w:lang w:val="en-CA"/>
        </w:rPr>
        <w:t xml:space="preserve"> be consistently associated with a higher probability of occurrence across all sites, the habitat features associated with cardinal presence </w:t>
      </w:r>
      <w:r w:rsidR="00C46C00">
        <w:rPr>
          <w:rFonts w:ascii="Times New Roman" w:hAnsi="Times New Roman" w:cs="Times New Roman"/>
          <w:lang w:val="en-CA"/>
        </w:rPr>
        <w:t>differed</w:t>
      </w:r>
      <w:r w:rsidR="006721AB">
        <w:rPr>
          <w:rFonts w:ascii="Times New Roman" w:hAnsi="Times New Roman" w:cs="Times New Roman"/>
          <w:lang w:val="en-CA"/>
        </w:rPr>
        <w:t xml:space="preserve"> among the peri-urban, suburban and urban sites. This suggests that patterns of habitat use</w:t>
      </w:r>
      <w:r w:rsidR="00C46C00">
        <w:rPr>
          <w:rFonts w:ascii="Times New Roman" w:hAnsi="Times New Roman" w:cs="Times New Roman"/>
          <w:lang w:val="en-CA"/>
        </w:rPr>
        <w:t xml:space="preserve"> are largely context dependent.</w:t>
      </w:r>
    </w:p>
    <w:p w14:paraId="30239FBF" w14:textId="448392FC" w:rsidR="007D6FF3" w:rsidRPr="004C757A" w:rsidRDefault="00890379" w:rsidP="00F96183">
      <w:pPr>
        <w:spacing w:line="480" w:lineRule="auto"/>
        <w:rPr>
          <w:rFonts w:ascii="Times New Roman" w:hAnsi="Times New Roman" w:cs="Times New Roman"/>
          <w:lang w:val="en-CA"/>
        </w:rPr>
      </w:pPr>
      <w:r>
        <w:rPr>
          <w:rFonts w:ascii="Times New Roman" w:hAnsi="Times New Roman" w:cs="Times New Roman"/>
          <w:b/>
          <w:bCs/>
          <w:noProof/>
          <w:color w:val="000000"/>
          <w:lang w:val="en-CA"/>
        </w:rPr>
        <w:lastRenderedPageBreak/>
        <w:drawing>
          <wp:inline distT="0" distB="0" distL="0" distR="0" wp14:anchorId="2153A8D6" wp14:editId="11623677">
            <wp:extent cx="5943600" cy="6187440"/>
            <wp:effectExtent l="12700" t="12700" r="12700" b="10160"/>
            <wp:docPr id="1443849495" name="Picture 8" descr="A chart of different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9495" name="Picture 8" descr="A chart of different pl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187440"/>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t xml:space="preserve">Figure </w:t>
      </w:r>
      <w:r w:rsidR="00F02764">
        <w:rPr>
          <w:rFonts w:ascii="Times New Roman" w:hAnsi="Times New Roman" w:cs="Times New Roman"/>
          <w:b/>
          <w:bCs/>
          <w:color w:val="000000"/>
          <w:lang w:val="en-CA"/>
        </w:rPr>
        <w:t>5</w:t>
      </w:r>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proofErr w:type="gramStart"/>
      <w:r w:rsidR="007D6FF3" w:rsidRPr="004C757A">
        <w:rPr>
          <w:rFonts w:ascii="Times New Roman" w:hAnsi="Times New Roman" w:cs="Times New Roman"/>
          <w:color w:val="000000"/>
          <w:lang w:val="en-CA"/>
        </w:rPr>
        <w:t>in a given</w:t>
      </w:r>
      <w:proofErr w:type="gramEnd"/>
      <w:r w:rsidR="007D6FF3" w:rsidRPr="004C757A">
        <w:rPr>
          <w:rFonts w:ascii="Times New Roman" w:hAnsi="Times New Roman" w:cs="Times New Roman"/>
          <w:color w:val="000000"/>
          <w:lang w:val="en-CA"/>
        </w:rPr>
        <w:t xml:space="preserve"> radius area, as predicted by a generalized linear mixed effects model. Shaded areas represent 67% confidence intervals around the predicted probabilities. The model’s fixed effect variables are described in Table </w:t>
      </w:r>
      <w:r w:rsidR="00C513DC">
        <w:rPr>
          <w:rFonts w:ascii="Times New Roman" w:hAnsi="Times New Roman" w:cs="Times New Roman"/>
          <w:color w:val="000000"/>
          <w:lang w:val="en-CA"/>
        </w:rPr>
        <w:t>2</w:t>
      </w:r>
      <w:r w:rsidR="007D6FF3" w:rsidRPr="004C757A">
        <w:rPr>
          <w:rFonts w:ascii="Times New Roman" w:hAnsi="Times New Roman" w:cs="Times New Roman"/>
          <w:color w:val="000000"/>
          <w:lang w:val="en-CA"/>
        </w:rPr>
        <w:t>, and for each model, random effects were sampling years, translocation site and bird ID.</w:t>
      </w:r>
    </w:p>
    <w:p w14:paraId="61B41D5B" w14:textId="77777777"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55D70406"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29" w:name="_Toc205543129"/>
      <w:bookmarkStart w:id="30" w:name="_Toc205883886"/>
      <w:r w:rsidRPr="344A609C">
        <w:rPr>
          <w:rFonts w:ascii="Times New Roman" w:hAnsi="Times New Roman" w:cs="Times New Roman"/>
          <w:b/>
          <w:bCs/>
          <w:color w:val="000000" w:themeColor="text1"/>
          <w:sz w:val="24"/>
          <w:szCs w:val="24"/>
          <w:lang w:val="en-CA"/>
        </w:rPr>
        <w:lastRenderedPageBreak/>
        <w:t>Discussion</w:t>
      </w:r>
      <w:bookmarkEnd w:id="0"/>
      <w:bookmarkEnd w:id="29"/>
      <w:bookmarkEnd w:id="30"/>
    </w:p>
    <w:p w14:paraId="4C23783B" w14:textId="0EEA891F" w:rsidR="009E5F89" w:rsidRDefault="009E5F89" w:rsidP="344A609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This study examined winter space use, habitat associations and apparent survival of cardinals across an urban gradient. Although habitat associations differed among sites, </w:t>
      </w:r>
      <w:r w:rsidR="00855CB4">
        <w:rPr>
          <w:rFonts w:ascii="Times New Roman" w:hAnsi="Times New Roman" w:cs="Times New Roman"/>
          <w:color w:val="000000" w:themeColor="text1"/>
          <w:lang w:val="en-CA"/>
        </w:rPr>
        <w:t>broad patterns emerged. Individuals relocated at the urban site exhibited larger home ranges and lower</w:t>
      </w:r>
      <w:r w:rsidR="006E39C5">
        <w:rPr>
          <w:rFonts w:ascii="Times New Roman" w:hAnsi="Times New Roman" w:cs="Times New Roman"/>
          <w:color w:val="000000" w:themeColor="text1"/>
          <w:lang w:val="en-CA"/>
        </w:rPr>
        <w:t xml:space="preserve"> apparent survival, than their counterparts at the suburban and peri-urban sites</w:t>
      </w:r>
      <w:r w:rsidR="00F533ED">
        <w:rPr>
          <w:rFonts w:ascii="Times New Roman" w:hAnsi="Times New Roman" w:cs="Times New Roman"/>
          <w:color w:val="000000" w:themeColor="text1"/>
          <w:lang w:val="en-CA"/>
        </w:rPr>
        <w:t>, while associations</w:t>
      </w:r>
      <w:r w:rsidR="006E39C5">
        <w:rPr>
          <w:rFonts w:ascii="Times New Roman" w:hAnsi="Times New Roman" w:cs="Times New Roman"/>
          <w:color w:val="000000" w:themeColor="text1"/>
          <w:lang w:val="en-CA"/>
        </w:rPr>
        <w:t xml:space="preserve"> with environmental variables varied </w:t>
      </w:r>
      <w:r w:rsidR="00F533ED">
        <w:rPr>
          <w:rFonts w:ascii="Times New Roman" w:hAnsi="Times New Roman" w:cs="Times New Roman"/>
          <w:color w:val="000000" w:themeColor="text1"/>
          <w:lang w:val="en-CA"/>
        </w:rPr>
        <w:t>across the urbanization gradient.</w:t>
      </w:r>
      <w:r w:rsidR="00255731">
        <w:rPr>
          <w:rFonts w:ascii="Times New Roman" w:hAnsi="Times New Roman" w:cs="Times New Roman"/>
          <w:color w:val="000000" w:themeColor="text1"/>
          <w:lang w:val="en-CA"/>
        </w:rPr>
        <w:t xml:space="preserve"> Proximity to bird feeders was consistently associated with cardinal occurrence across all sites, and individuals at the suburban and urban sites were primarily resighted </w:t>
      </w:r>
      <w:r w:rsidR="00B01E29">
        <w:rPr>
          <w:rFonts w:ascii="Times New Roman" w:hAnsi="Times New Roman" w:cs="Times New Roman"/>
          <w:color w:val="000000" w:themeColor="text1"/>
          <w:lang w:val="en-CA"/>
        </w:rPr>
        <w:t>in private UGS rather than larger public UGS. These findings suggest that winter habitat use b</w:t>
      </w:r>
      <w:r w:rsidR="0099742C">
        <w:rPr>
          <w:rFonts w:ascii="Times New Roman" w:hAnsi="Times New Roman" w:cs="Times New Roman"/>
          <w:color w:val="000000" w:themeColor="text1"/>
          <w:lang w:val="en-CA"/>
        </w:rPr>
        <w:t>y</w:t>
      </w:r>
      <w:r w:rsidR="00B01E29">
        <w:rPr>
          <w:rFonts w:ascii="Times New Roman" w:hAnsi="Times New Roman" w:cs="Times New Roman"/>
          <w:color w:val="000000" w:themeColor="text1"/>
          <w:lang w:val="en-CA"/>
        </w:rPr>
        <w:t xml:space="preserve"> cardinals may vary according to local habitat conditions and resource availability, while anthropogenic food sources appear to be associated with space use across our range of urban environments.</w:t>
      </w:r>
      <w:r w:rsidR="0069430A">
        <w:rPr>
          <w:rFonts w:ascii="Times New Roman" w:hAnsi="Times New Roman" w:cs="Times New Roman"/>
          <w:color w:val="000000" w:themeColor="text1"/>
          <w:lang w:val="en-CA"/>
        </w:rPr>
        <w:t xml:space="preserve"> More broadly, our results indicate that private UGS may represent an important component of the habitat usage of the cardinals during the non</w:t>
      </w:r>
      <w:r w:rsidR="0099742C">
        <w:rPr>
          <w:rFonts w:ascii="Times New Roman" w:hAnsi="Times New Roman" w:cs="Times New Roman"/>
          <w:color w:val="000000" w:themeColor="text1"/>
          <w:lang w:val="en-CA"/>
        </w:rPr>
        <w:t>-breeding season in southern Quebec.</w:t>
      </w:r>
    </w:p>
    <w:p w14:paraId="43EA6CF3" w14:textId="77777777" w:rsidR="00D80FC3" w:rsidRPr="004C757A" w:rsidRDefault="00D80FC3" w:rsidP="00D80FC3">
      <w:pPr>
        <w:pStyle w:val="Heading3"/>
        <w:spacing w:line="480" w:lineRule="auto"/>
        <w:rPr>
          <w:rFonts w:ascii="Times New Roman" w:hAnsi="Times New Roman" w:cs="Times New Roman"/>
          <w:color w:val="000000" w:themeColor="text1"/>
          <w:sz w:val="24"/>
          <w:szCs w:val="24"/>
          <w:u w:val="single"/>
          <w:lang w:val="en-CA"/>
        </w:rPr>
      </w:pPr>
      <w:bookmarkStart w:id="31" w:name="_Toc205543131"/>
      <w:bookmarkStart w:id="32" w:name="_Toc205883888"/>
      <w:bookmarkStart w:id="33" w:name="_Toc205543130"/>
      <w:bookmarkStart w:id="34" w:name="_Toc205883887"/>
      <w:r w:rsidRPr="5A18FE96">
        <w:rPr>
          <w:rFonts w:ascii="Times New Roman" w:hAnsi="Times New Roman" w:cs="Times New Roman"/>
          <w:color w:val="000000" w:themeColor="text1"/>
          <w:sz w:val="24"/>
          <w:szCs w:val="24"/>
          <w:u w:val="single"/>
          <w:lang w:val="en-CA"/>
        </w:rPr>
        <w:t>Larger home ranges at urban site and the importance of bird feeders</w:t>
      </w:r>
      <w:bookmarkEnd w:id="31"/>
      <w:bookmarkEnd w:id="32"/>
    </w:p>
    <w:p w14:paraId="13626C90" w14:textId="423F54F3" w:rsidR="00D80FC3" w:rsidRPr="00E045DD" w:rsidRDefault="00D80FC3" w:rsidP="00D80FC3">
      <w:pPr>
        <w:spacing w:line="480" w:lineRule="auto"/>
        <w:rPr>
          <w:rFonts w:ascii="Times New Roman" w:hAnsi="Times New Roman" w:cs="Times New Roman"/>
          <w:lang w:val="en-CA"/>
        </w:rPr>
      </w:pPr>
      <w:r w:rsidRPr="37EA428B">
        <w:rPr>
          <w:rFonts w:ascii="Times New Roman" w:hAnsi="Times New Roman" w:cs="Times New Roman"/>
          <w:lang w:val="en-CA"/>
        </w:rPr>
        <w:t xml:space="preserve">Individuals at the urban site had the largest total (KDE 95%) home ranges (although we did not have a truly rural site, which may have also had a large home range). Because we couldn’t capture the full spectrum of urbanization, the relationship to territory size may not be linear (i.e., larger home ranges in rural and urban areas compared to smaller home ranges in peri-urban and suburban areas). </w:t>
      </w:r>
      <w:r w:rsidRPr="37EA428B">
        <w:rPr>
          <w:rFonts w:ascii="Times New Roman" w:hAnsi="Times New Roman" w:cs="Times New Roman"/>
          <w:i/>
          <w:iCs/>
          <w:lang w:val="en-CA"/>
        </w:rPr>
        <w:t>P. domesticus</w:t>
      </w:r>
      <w:r w:rsidRPr="37EA428B">
        <w:rPr>
          <w:rFonts w:ascii="Times New Roman" w:hAnsi="Times New Roman" w:cs="Times New Roman"/>
          <w:lang w:val="en-CA"/>
        </w:rPr>
        <w:t xml:space="preserve"> in urban landscapes occupied smaller home ranges compared to their rural counterparts </w:t>
      </w:r>
      <w:r w:rsidR="00C474BC">
        <w:rPr>
          <w:rFonts w:ascii="Times New Roman" w:hAnsi="Times New Roman" w:cs="Times New Roman"/>
          <w:lang w:val="en-CA"/>
        </w:rPr>
        <w:t xml:space="preserve">through the breeding season </w:t>
      </w:r>
      <w:r w:rsidRPr="37EA428B">
        <w:rPr>
          <w:rFonts w:ascii="Times New Roman" w:hAnsi="Times New Roman" w:cs="Times New Roman"/>
          <w:lang w:val="en-CA"/>
        </w:rPr>
        <w:fldChar w:fldCharType="begin"/>
      </w:r>
      <w:r w:rsidR="00FB7F0E">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(Vangestel et al. 2010)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O’Donnell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(2020)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also suggested that birds in urban environments generally tend to have smaller home ranges. However, female cardinals venture out of their territory more often when they had supplemental feeding, compared to females that didn’t have access to supplemental food, leading to a trend </w:t>
      </w:r>
      <w:r w:rsidRPr="37EA428B">
        <w:rPr>
          <w:rFonts w:ascii="Times New Roman" w:hAnsi="Times New Roman" w:cs="Times New Roman"/>
          <w:lang w:val="en-CA"/>
        </w:rPr>
        <w:lastRenderedPageBreak/>
        <w:t xml:space="preserve">towards larger home ranges </w:t>
      </w:r>
      <w:r w:rsidRPr="37EA428B">
        <w:rPr>
          <w:rFonts w:ascii="Times New Roman" w:hAnsi="Times New Roman" w:cs="Times New Roman"/>
          <w:lang w:val="en-CA"/>
        </w:rPr>
        <w:fldChar w:fldCharType="begin"/>
      </w:r>
      <w:r w:rsidR="005C15BA">
        <w:rPr>
          <w:rFonts w:ascii="Times New Roman" w:hAnsi="Times New Roman" w:cs="Times New Roman"/>
          <w:lang w:val="en-CA"/>
        </w:rPr>
        <w:instrText xml:space="preserve"> ADDIN ZOTERO_ITEM CSL_CITATION {"citationID":"uOia94UK","properties":{"formattedCitation":"(Humbird and Neudorf 2008)","plainCitation":"(Humbird and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(Humbird and Neudorf 2008)</w:t>
      </w:r>
      <w:r w:rsidRPr="37EA428B">
        <w:rPr>
          <w:rFonts w:ascii="Times New Roman" w:hAnsi="Times New Roman" w:cs="Times New Roman"/>
          <w:lang w:val="en-CA"/>
        </w:rPr>
        <w:fldChar w:fldCharType="end"/>
      </w:r>
      <w:r w:rsidRPr="37EA428B">
        <w:rPr>
          <w:rFonts w:ascii="Times New Roman" w:hAnsi="Times New Roman" w:cs="Times New Roman"/>
          <w:lang w:val="en-CA"/>
        </w:rPr>
        <w:t>.</w:t>
      </w:r>
      <w:r w:rsidRPr="37EA428B">
        <w:rPr>
          <w:rFonts w:ascii="Times New Roman" w:hAnsi="Times New Roman" w:cs="Times New Roman"/>
          <w:lang w:val="en-CA"/>
        </w:rPr>
        <w:fldChar w:fldCharType="begin"/>
      </w:r>
      <w:r w:rsidR="005C15BA">
        <w:rPr>
          <w:rFonts w:ascii="Times New Roman" w:hAnsi="Times New Roman" w:cs="Times New Roman"/>
          <w:lang w:val="en-CA"/>
        </w:rPr>
        <w:instrText xml:space="preserve"> ADDIN ZOTERO_ITEM CSL_CITATION {"citationID":"dg5iyW3f","properties":{"formattedCitation":"(Humbird &amp; Neudorf, 2008)","plainCitation":"(Humbird &amp; Neudorf, 2008)","dontUpdate":true,"noteIndex":0},"citationItems":[{"id":1075,"uris":["http://zotero.org/users/16770306/items/TIJF7U62"],"itemData":{"id":1075,"type":"article-journal","container-title":"The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In our case, we found the opposite trend. By mapping the location of visible bird feeders, we </w:t>
      </w:r>
      <w:r w:rsidR="000C29F3">
        <w:rPr>
          <w:rFonts w:ascii="Times New Roman" w:hAnsi="Times New Roman" w:cs="Times New Roman"/>
          <w:lang w:val="en-CA"/>
        </w:rPr>
        <w:t>obtained a coarse estimate of</w:t>
      </w:r>
      <w:r w:rsidRPr="37EA428B">
        <w:rPr>
          <w:rFonts w:ascii="Times New Roman" w:hAnsi="Times New Roman" w:cs="Times New Roman"/>
          <w:lang w:val="en-CA"/>
        </w:rPr>
        <w:t xml:space="preserve"> feeder density at all sites: the peri-urban site had ~13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the suburban site had ~35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and the urban site had ~12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w:t>
      </w:r>
      <w:r w:rsidR="000C29F3">
        <w:rPr>
          <w:rFonts w:ascii="Times New Roman" w:hAnsi="Times New Roman" w:cs="Times New Roman"/>
          <w:lang w:val="en-CA"/>
        </w:rPr>
        <w:t xml:space="preserve">Although these estimates provide </w:t>
      </w:r>
      <w:r w:rsidR="00664528">
        <w:rPr>
          <w:rFonts w:ascii="Times New Roman" w:hAnsi="Times New Roman" w:cs="Times New Roman"/>
          <w:lang w:val="en-CA"/>
        </w:rPr>
        <w:t>useful context for interpreting site-level differences, they are not representative of all the feeders available and adequately maintained</w:t>
      </w:r>
      <w:r w:rsidR="00CC296A">
        <w:rPr>
          <w:rFonts w:ascii="Times New Roman" w:hAnsi="Times New Roman" w:cs="Times New Roman"/>
          <w:lang w:val="en-CA"/>
        </w:rPr>
        <w:t xml:space="preserve"> for the cardinals and should therefore be interpreted cautiously. </w:t>
      </w:r>
      <w:r w:rsidR="00F73C72">
        <w:rPr>
          <w:rFonts w:ascii="Times New Roman" w:hAnsi="Times New Roman" w:cs="Times New Roman"/>
          <w:lang w:val="en-CA"/>
        </w:rPr>
        <w:t xml:space="preserve">One possible explanation is that the lower feeder density at the urban site, coupled with a potentially </w:t>
      </w:r>
      <w:r w:rsidR="000B287A">
        <w:rPr>
          <w:rFonts w:ascii="Times New Roman" w:hAnsi="Times New Roman" w:cs="Times New Roman"/>
          <w:lang w:val="en-CA"/>
        </w:rPr>
        <w:t xml:space="preserve">more challenging urban matrix, may have been associated with more extensive movements between reliable </w:t>
      </w:r>
      <w:r w:rsidR="004B5B79">
        <w:rPr>
          <w:rFonts w:ascii="Times New Roman" w:hAnsi="Times New Roman" w:cs="Times New Roman"/>
          <w:lang w:val="en-CA"/>
        </w:rPr>
        <w:t>resource points</w:t>
      </w:r>
      <w:r w:rsidRPr="37EA428B">
        <w:rPr>
          <w:rFonts w:ascii="Times New Roman" w:hAnsi="Times New Roman" w:cs="Times New Roman"/>
          <w:lang w:val="en-CA"/>
        </w:rPr>
        <w:t>.</w:t>
      </w:r>
      <w:r w:rsidR="004B5B79">
        <w:rPr>
          <w:rFonts w:ascii="Times New Roman" w:hAnsi="Times New Roman" w:cs="Times New Roman"/>
          <w:lang w:val="en-CA"/>
        </w:rPr>
        <w:t xml:space="preserve"> Because feeder density was not directly incorporated into our home range analyses, this interpretations </w:t>
      </w:r>
      <w:r w:rsidR="00A14F6F">
        <w:rPr>
          <w:rFonts w:ascii="Times New Roman" w:hAnsi="Times New Roman" w:cs="Times New Roman"/>
          <w:lang w:val="en-CA"/>
        </w:rPr>
        <w:t>should</w:t>
      </w:r>
      <w:r w:rsidR="004B5B79">
        <w:rPr>
          <w:rFonts w:ascii="Times New Roman" w:hAnsi="Times New Roman" w:cs="Times New Roman"/>
          <w:lang w:val="en-CA"/>
        </w:rPr>
        <w:t xml:space="preserve"> be considered </w:t>
      </w:r>
      <w:r w:rsidR="00A14F6F">
        <w:rPr>
          <w:rFonts w:ascii="Times New Roman" w:hAnsi="Times New Roman" w:cs="Times New Roman"/>
          <w:lang w:val="en-CA"/>
        </w:rPr>
        <w:t>as being on the speculative side.</w:t>
      </w:r>
      <w:r w:rsidRPr="37EA428B">
        <w:rPr>
          <w:rFonts w:ascii="Times New Roman" w:hAnsi="Times New Roman" w:cs="Times New Roman"/>
          <w:lang w:val="en-CA"/>
        </w:rPr>
        <w:t xml:space="preserve"> </w:t>
      </w:r>
      <w:r w:rsidR="003E1AD1">
        <w:rPr>
          <w:rFonts w:ascii="Times New Roman" w:hAnsi="Times New Roman" w:cs="Times New Roman"/>
          <w:lang w:val="en-CA"/>
        </w:rPr>
        <w:t xml:space="preserve">Conversely, the higher feeder density observed at the suburban site might have reduced the distance needed to move among </w:t>
      </w:r>
      <w:r w:rsidR="001A6013">
        <w:rPr>
          <w:rFonts w:ascii="Times New Roman" w:hAnsi="Times New Roman" w:cs="Times New Roman"/>
          <w:lang w:val="en-CA"/>
        </w:rPr>
        <w:t>reliable food resources. However, we want to point out that our study was not designed to test this mechanism directly.</w:t>
      </w:r>
      <w:r w:rsidR="001E13A0">
        <w:rPr>
          <w:rFonts w:ascii="Times New Roman" w:hAnsi="Times New Roman" w:cs="Times New Roman"/>
          <w:lang w:val="en-CA"/>
        </w:rPr>
        <w:t xml:space="preserve"> Future studies that are </w:t>
      </w:r>
      <w:r w:rsidR="004E4C2B">
        <w:rPr>
          <w:rFonts w:ascii="Times New Roman" w:hAnsi="Times New Roman" w:cs="Times New Roman"/>
          <w:lang w:val="en-CA"/>
        </w:rPr>
        <w:t>explicitly</w:t>
      </w:r>
      <w:r w:rsidR="001E13A0">
        <w:rPr>
          <w:rFonts w:ascii="Times New Roman" w:hAnsi="Times New Roman" w:cs="Times New Roman"/>
          <w:lang w:val="en-CA"/>
        </w:rPr>
        <w:t xml:space="preserve"> quantifying feeder availability and </w:t>
      </w:r>
      <w:r w:rsidR="004E4C2B">
        <w:rPr>
          <w:rFonts w:ascii="Times New Roman" w:hAnsi="Times New Roman" w:cs="Times New Roman"/>
          <w:lang w:val="en-CA"/>
        </w:rPr>
        <w:t>incorporating it into movement analyses would be valuable to evaluate whether variation in feeder density in urban areas is associated with winter home range size.</w:t>
      </w:r>
    </w:p>
    <w:p w14:paraId="1ABCA5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r w:rsidRPr="6CD637A7">
        <w:rPr>
          <w:rFonts w:ascii="Times New Roman" w:hAnsi="Times New Roman" w:cs="Times New Roman"/>
          <w:color w:val="000000" w:themeColor="text1"/>
          <w:sz w:val="24"/>
          <w:szCs w:val="24"/>
          <w:u w:val="single"/>
          <w:lang w:val="en-CA"/>
        </w:rPr>
        <w:t>Lower apparent survival at urban site</w:t>
      </w:r>
      <w:bookmarkEnd w:id="33"/>
      <w:bookmarkEnd w:id="34"/>
    </w:p>
    <w:p w14:paraId="521A3406" w14:textId="1D7D2B9D" w:rsidR="007D6FF3" w:rsidRPr="001D6788" w:rsidRDefault="105C9977">
      <w:pPr>
        <w:spacing w:line="480" w:lineRule="auto"/>
        <w:rPr>
          <w:rFonts w:ascii="Times New Roman" w:hAnsi="Times New Roman" w:cs="Times New Roman"/>
          <w:lang w:val="en-CA"/>
        </w:rPr>
      </w:pPr>
      <w:r w:rsidRPr="6CD637A7">
        <w:rPr>
          <w:rFonts w:ascii="Times New Roman" w:hAnsi="Times New Roman" w:cs="Times New Roman"/>
          <w:lang w:val="en-CA"/>
        </w:rPr>
        <w:t xml:space="preserve">While the apparent survival of </w:t>
      </w:r>
      <w:r w:rsidR="00B315C4" w:rsidRPr="6CD637A7">
        <w:rPr>
          <w:rFonts w:ascii="Times New Roman" w:hAnsi="Times New Roman" w:cs="Times New Roman"/>
          <w:lang w:val="en-CA"/>
        </w:rPr>
        <w:t xml:space="preserve">cardinals </w:t>
      </w:r>
      <w:r w:rsidRPr="6CD637A7">
        <w:rPr>
          <w:rFonts w:ascii="Times New Roman" w:hAnsi="Times New Roman" w:cs="Times New Roman"/>
          <w:lang w:val="en-CA"/>
        </w:rPr>
        <w:t>was quite similar between the peri-urban site (on average 65% after 3 months) and the suburban site (on average 57% after 3 months), it was much lower at the</w:t>
      </w:r>
      <w:r w:rsidR="3CC88623" w:rsidRPr="6CD637A7">
        <w:rPr>
          <w:rFonts w:ascii="Times New Roman" w:hAnsi="Times New Roman" w:cs="Times New Roman"/>
          <w:lang w:val="en-CA"/>
        </w:rPr>
        <w:t xml:space="preserve"> </w:t>
      </w:r>
      <w:r w:rsidRPr="6CD637A7">
        <w:rPr>
          <w:rFonts w:ascii="Times New Roman" w:hAnsi="Times New Roman" w:cs="Times New Roman"/>
          <w:lang w:val="en-CA"/>
        </w:rPr>
        <w:t>urban location (on average 16% after 3 months). Our apparent survival rates</w:t>
      </w:r>
      <w:r w:rsidR="55E203C6" w:rsidRPr="6CD637A7">
        <w:rPr>
          <w:rFonts w:ascii="Times New Roman" w:hAnsi="Times New Roman" w:cs="Times New Roman"/>
          <w:lang w:val="en-CA"/>
        </w:rPr>
        <w:t xml:space="preserve"> (which may have been influenced by emigration, which we could not account for)</w:t>
      </w:r>
      <w:r w:rsidRPr="6CD637A7">
        <w:rPr>
          <w:rFonts w:ascii="Times New Roman" w:hAnsi="Times New Roman" w:cs="Times New Roman"/>
          <w:lang w:val="en-CA"/>
        </w:rPr>
        <w:t xml:space="preserve"> for the peri-urban and suburban locations are consistent with previously established annual survival in Ohio (50.5% </w:t>
      </w:r>
      <w:r w:rsidRPr="6CD637A7">
        <w:rPr>
          <w:rFonts w:ascii="Symbol" w:eastAsia="Symbol" w:hAnsi="Symbol" w:cs="Symbol"/>
          <w:lang w:val="en-CA"/>
        </w:rPr>
        <w:t>±</w:t>
      </w:r>
      <w:r w:rsidRPr="6CD637A7">
        <w:rPr>
          <w:rFonts w:ascii="Times New Roman" w:hAnsi="Times New Roman" w:cs="Times New Roman"/>
          <w:lang w:val="en-CA"/>
        </w:rPr>
        <w:t xml:space="preserve"> 10.3 SE to 78.3% </w:t>
      </w:r>
      <w:r w:rsidRPr="6CD637A7">
        <w:rPr>
          <w:rFonts w:ascii="Symbol" w:eastAsia="Symbol" w:hAnsi="Symbol" w:cs="Symbol"/>
          <w:lang w:val="en-CA"/>
        </w:rPr>
        <w:t>±</w:t>
      </w:r>
      <w:r w:rsidRPr="6CD637A7">
        <w:rPr>
          <w:rFonts w:ascii="Times New Roman" w:hAnsi="Times New Roman" w:cs="Times New Roman"/>
          <w:lang w:val="en-CA"/>
        </w:rPr>
        <w:t xml:space="preserve"> 7.6 SE) and in Washington D.C. (between 40 to 70%) in the United States </w:t>
      </w:r>
      <w:r w:rsidRPr="6CD637A7">
        <w:rPr>
          <w:rFonts w:ascii="Times New Roman" w:hAnsi="Times New Roman" w:cs="Times New Roman"/>
          <w:lang w:val="en-CA"/>
        </w:rPr>
        <w:lastRenderedPageBreak/>
        <w:fldChar w:fldCharType="begin"/>
      </w:r>
      <w:r w:rsidRPr="6CD637A7">
        <w:rPr>
          <w:rFonts w:ascii="Times New Roman" w:hAnsi="Times New Roman" w:cs="Times New Roman"/>
          <w:lang w:val="en-CA"/>
        </w:rPr>
        <w:instrText xml:space="preserve"> ADDIN ZOTERO_ITEM CSL_CITATION {"citationID":"vGkAnfUT","properties":{"formattedCitation":"(Shustack 2008; Evans et al. 2015)","plainCitation":"(Shustack 2008; 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(Shustack 2008; 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However, the low survival rates that we are seeing in the urban location </w:t>
      </w:r>
      <w:r w:rsidR="00F431E8" w:rsidRPr="6CD637A7">
        <w:rPr>
          <w:rFonts w:ascii="Times New Roman" w:hAnsi="Times New Roman" w:cs="Times New Roman"/>
          <w:lang w:val="en-CA"/>
        </w:rPr>
        <w:t>appear notably lower than rates previously reported for urban habitats, though direct comparisons are complicated by differences in study design, season and the definition given to apparent survival across studies</w:t>
      </w:r>
      <w:r w:rsidRPr="6CD637A7">
        <w:rPr>
          <w:rFonts w:ascii="Times New Roman" w:hAnsi="Times New Roman" w:cs="Times New Roman"/>
          <w:lang w:val="en-CA"/>
        </w:rPr>
        <w:t xml:space="preserve">. </w:t>
      </w:r>
      <w:r w:rsidR="00B315C4" w:rsidRPr="6CD637A7">
        <w:rPr>
          <w:rFonts w:ascii="Times New Roman" w:hAnsi="Times New Roman" w:cs="Times New Roman"/>
          <w:lang w:val="en-CA"/>
        </w:rPr>
        <w:t>Cardinals</w:t>
      </w:r>
      <w:r w:rsidR="62F314E9" w:rsidRPr="6CD637A7">
        <w:rPr>
          <w:rFonts w:ascii="Times New Roman" w:hAnsi="Times New Roman" w:cs="Times New Roman"/>
          <w:lang w:val="en-CA"/>
        </w:rPr>
        <w:t>’</w:t>
      </w:r>
      <w:r w:rsidRPr="6CD637A7">
        <w:rPr>
          <w:rFonts w:ascii="Times New Roman" w:hAnsi="Times New Roman" w:cs="Times New Roman"/>
          <w:lang w:val="en-CA"/>
        </w:rPr>
        <w:t xml:space="preserve"> annual apparent survival was even </w:t>
      </w:r>
      <w:r w:rsidR="30C5EB54" w:rsidRPr="6CD637A7">
        <w:rPr>
          <w:rFonts w:ascii="Times New Roman" w:hAnsi="Times New Roman" w:cs="Times New Roman"/>
          <w:lang w:val="en-CA"/>
        </w:rPr>
        <w:t>greater</w:t>
      </w:r>
      <w:r w:rsidRPr="6CD637A7">
        <w:rPr>
          <w:rFonts w:ascii="Times New Roman" w:hAnsi="Times New Roman" w:cs="Times New Roman"/>
          <w:lang w:val="en-CA"/>
        </w:rPr>
        <w:t xml:space="preserve"> as the amount of impervious surfaces (used as indicator of urbanization) </w:t>
      </w:r>
      <w:r w:rsidR="7507DEAF" w:rsidRPr="6CD637A7">
        <w:rPr>
          <w:rFonts w:ascii="Times New Roman" w:hAnsi="Times New Roman" w:cs="Times New Roman"/>
          <w:lang w:val="en-CA"/>
        </w:rPr>
        <w:t>increases from low to moderat</w:t>
      </w:r>
      <w:r w:rsidR="3546F419" w:rsidRPr="6CD637A7">
        <w:rPr>
          <w:rFonts w:ascii="Times New Roman" w:hAnsi="Times New Roman" w:cs="Times New Roman"/>
          <w:lang w:val="en-CA"/>
        </w:rPr>
        <w:t>e</w:t>
      </w:r>
      <w:r w:rsidR="00580095">
        <w:rPr>
          <w:rFonts w:ascii="Times New Roman" w:hAnsi="Times New Roman" w:cs="Times New Roman"/>
          <w:lang w:val="en-CA"/>
        </w:rPr>
        <w:t xml:space="preserve"> in Washington D.C.</w:t>
      </w:r>
      <w:r w:rsidR="3546F419" w:rsidRPr="6CD637A7">
        <w:rPr>
          <w:rFonts w:ascii="Times New Roman" w:hAnsi="Times New Roman" w:cs="Times New Roman"/>
          <w:lang w:val="en-CA"/>
        </w:rPr>
        <w:t xml:space="preserve">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{"citationID":"lc6DC21k","properties":{"formattedCitation":"(Evans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w:t>
      </w:r>
      <w:r w:rsidR="7CCA521E" w:rsidRPr="6CD637A7">
        <w:rPr>
          <w:rFonts w:ascii="Times New Roman" w:hAnsi="Times New Roman" w:cs="Times New Roman"/>
          <w:lang w:val="en-CA"/>
        </w:rPr>
        <w:t>The lower survival in the urban envir</w:t>
      </w:r>
      <w:r w:rsidR="6D8AFAE4" w:rsidRPr="6CD637A7">
        <w:rPr>
          <w:rFonts w:ascii="Times New Roman" w:hAnsi="Times New Roman" w:cs="Times New Roman"/>
          <w:lang w:val="en-CA"/>
        </w:rPr>
        <w:t xml:space="preserve">onment is likely attributable to </w:t>
      </w:r>
      <w:r w:rsidR="00282AB3" w:rsidRPr="6CD637A7">
        <w:rPr>
          <w:rFonts w:ascii="Times New Roman" w:hAnsi="Times New Roman" w:cs="Times New Roman"/>
          <w:lang w:val="en-CA"/>
        </w:rPr>
        <w:t xml:space="preserve">a higher </w:t>
      </w:r>
      <w:r w:rsidR="6D8AFAE4" w:rsidRPr="6CD637A7">
        <w:rPr>
          <w:rFonts w:ascii="Times New Roman" w:hAnsi="Times New Roman" w:cs="Times New Roman"/>
          <w:lang w:val="en-CA"/>
        </w:rPr>
        <w:t>concentration of anthropogenic threats</w:t>
      </w:r>
      <w:r w:rsidR="4D7AEA30" w:rsidRPr="6CD637A7">
        <w:rPr>
          <w:rFonts w:ascii="Times New Roman" w:hAnsi="Times New Roman" w:cs="Times New Roman"/>
          <w:lang w:val="en-CA"/>
        </w:rPr>
        <w:t xml:space="preserve">; it was the only site with </w:t>
      </w:r>
      <w:r w:rsidR="4AC5C380" w:rsidRPr="6CD637A7">
        <w:rPr>
          <w:rFonts w:ascii="Times New Roman" w:hAnsi="Times New Roman" w:cs="Times New Roman"/>
          <w:lang w:val="en-CA"/>
        </w:rPr>
        <w:t xml:space="preserve">confirmed </w:t>
      </w:r>
      <w:r w:rsidR="4D7AEA30" w:rsidRPr="6CD637A7">
        <w:rPr>
          <w:rFonts w:ascii="Times New Roman" w:hAnsi="Times New Roman" w:cs="Times New Roman"/>
          <w:lang w:val="en-CA"/>
        </w:rPr>
        <w:t>window collisions and indeed 67% of confirmed mortality were window collisions</w:t>
      </w:r>
      <w:r w:rsidR="6D8AFAE4" w:rsidRPr="6CD637A7">
        <w:rPr>
          <w:rFonts w:ascii="Times New Roman" w:hAnsi="Times New Roman" w:cs="Times New Roman"/>
          <w:lang w:val="en-CA"/>
        </w:rPr>
        <w:t>. Urban areas present multiple mortality risks for birds, including window collisions, strikes</w:t>
      </w:r>
      <w:r w:rsidR="6692FE2B" w:rsidRPr="6CD637A7">
        <w:rPr>
          <w:rFonts w:ascii="Times New Roman" w:hAnsi="Times New Roman" w:cs="Times New Roman"/>
          <w:lang w:val="en-CA"/>
        </w:rPr>
        <w:t xml:space="preserve"> by vehicle and predation by domestic cats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{"citationID":"bnPvNUHf","properties":{"formattedCitation":"(Loss et al. 2014; Ib\\uc0\\u225{}\\uc0\\u241{}ez-\\uc0\\u193{}lamo et al. 2020; Lopes et al. 2024)","plainCitation":"(Loss et al. 2014; Ibáñez-Álamo et al. 2020; Lopes et al. 2024)","noteIndex":0},"citationItems":[{"id":1026,"uris":["http://zotero.org/users/16770306/items/UJ6FT5S2"],"itemData":{"id":1026,"type":"article-journal","abstract":"Urbanization,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4","page":"703-711","publisher":"Multidisciplinary Digital Publishing Institute","source":"www.mdpi.com","title":"The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w:instrText>
      </w:r>
      <w:r w:rsidRPr="6CD637A7">
        <w:rPr>
          <w:rFonts w:ascii="Times New Roman" w:hAnsi="Times New Roman" w:cs="Times New Roman"/>
        </w:rPr>
        <w:instrText xml:space="preserve">y-related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Management","page":"763-771","publisher":"John Wiley &amp; Sons, Ltd","title":"Estimation of bird-vehicle collision mortality on U.S. roads","volume":"78","author":[{"family":"Loss","given":"Scott R."},{"family":"Will","given":"Tom"},{"family":"Marra","given":"Peter P."}],"issued":{"date-parts":[["2014",7,1]]}}}],"schema":"https://github.com/citation-style-language/schema/raw/master/csl-citation.json"}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rPr>
        <w:t>(Loss et al. 2014; Ibáñez-Álamo et al. 2020; Lopes et al. 2024)</w:t>
      </w:r>
      <w:r w:rsidRPr="6CD637A7">
        <w:rPr>
          <w:rFonts w:ascii="Times New Roman" w:hAnsi="Times New Roman" w:cs="Times New Roman"/>
          <w:lang w:val="en-CA"/>
        </w:rPr>
        <w:fldChar w:fldCharType="end"/>
      </w:r>
      <w:r w:rsidR="6692FE2B" w:rsidRPr="6CD637A7">
        <w:rPr>
          <w:rFonts w:ascii="Times New Roman" w:hAnsi="Times New Roman" w:cs="Times New Roman"/>
        </w:rPr>
        <w:t>.</w:t>
      </w:r>
      <w:r w:rsidR="00805B19" w:rsidRPr="6CD637A7">
        <w:rPr>
          <w:rFonts w:ascii="Times New Roman" w:hAnsi="Times New Roman" w:cs="Times New Roman"/>
        </w:rPr>
        <w:t xml:space="preserve"> </w:t>
      </w:r>
      <w:r w:rsidR="5C6B27D8" w:rsidRPr="6CD637A7">
        <w:rPr>
          <w:rFonts w:ascii="Times New Roman" w:hAnsi="Times New Roman" w:cs="Times New Roman"/>
          <w:lang w:val="en-CA"/>
        </w:rPr>
        <w:t>These risks also apply in suburban areas, but to a lesser extent</w:t>
      </w:r>
      <w:r w:rsidR="00F87A9F" w:rsidRPr="6CD637A7">
        <w:rPr>
          <w:rFonts w:ascii="Times New Roman" w:hAnsi="Times New Roman" w:cs="Times New Roman"/>
          <w:lang w:val="en-CA"/>
        </w:rPr>
        <w:t>.</w:t>
      </w:r>
      <w:r w:rsidR="6692FE2B" w:rsidRPr="6CD637A7">
        <w:rPr>
          <w:rFonts w:ascii="Times New Roman" w:hAnsi="Times New Roman" w:cs="Times New Roman"/>
          <w:lang w:val="en-CA"/>
        </w:rPr>
        <w:t xml:space="preserve"> </w:t>
      </w:r>
      <w:r w:rsidR="4E27104A" w:rsidRPr="6CD637A7">
        <w:rPr>
          <w:rFonts w:ascii="Times New Roman" w:hAnsi="Times New Roman" w:cs="Times New Roman"/>
          <w:lang w:val="en-CA"/>
        </w:rPr>
        <w:t xml:space="preserve">Specifically, our urban site had </w:t>
      </w:r>
      <w:r w:rsidR="2A3ABC9E" w:rsidRPr="6CD637A7">
        <w:rPr>
          <w:rFonts w:ascii="Times New Roman" w:hAnsi="Times New Roman" w:cs="Times New Roman"/>
          <w:lang w:val="en-CA"/>
        </w:rPr>
        <w:t xml:space="preserve">a </w:t>
      </w:r>
      <w:r w:rsidR="4E27104A" w:rsidRPr="6CD637A7">
        <w:rPr>
          <w:rFonts w:ascii="Times New Roman" w:hAnsi="Times New Roman" w:cs="Times New Roman"/>
          <w:lang w:val="en-CA"/>
        </w:rPr>
        <w:t xml:space="preserve">far higher density of windows than our other sites, </w:t>
      </w:r>
      <w:r w:rsidR="570A0314" w:rsidRPr="6CD637A7">
        <w:rPr>
          <w:rFonts w:ascii="Times New Roman" w:hAnsi="Times New Roman" w:cs="Times New Roman"/>
          <w:lang w:val="en-CA"/>
        </w:rPr>
        <w:t>with</w:t>
      </w:r>
      <w:r w:rsidR="4E27104A" w:rsidRPr="6CD637A7">
        <w:rPr>
          <w:rFonts w:ascii="Times New Roman" w:hAnsi="Times New Roman" w:cs="Times New Roman"/>
          <w:lang w:val="en-CA"/>
        </w:rPr>
        <w:t xml:space="preserve"> many multi-level low</w:t>
      </w:r>
      <w:r w:rsidR="20A736A7" w:rsidRPr="6CD637A7">
        <w:rPr>
          <w:rFonts w:ascii="Times New Roman" w:hAnsi="Times New Roman" w:cs="Times New Roman"/>
          <w:lang w:val="en-CA"/>
        </w:rPr>
        <w:t>-</w:t>
      </w:r>
      <w:r w:rsidR="4E27104A" w:rsidRPr="6CD637A7">
        <w:rPr>
          <w:rFonts w:ascii="Times New Roman" w:hAnsi="Times New Roman" w:cs="Times New Roman"/>
          <w:lang w:val="en-CA"/>
        </w:rPr>
        <w:t xml:space="preserve">rise buildings (whereas none at other sites) </w:t>
      </w:r>
      <w:r w:rsidR="00ED2A4E" w:rsidRPr="6CD637A7">
        <w:rPr>
          <w:rFonts w:ascii="Times New Roman" w:hAnsi="Times New Roman" w:cs="Times New Roman"/>
          <w:lang w:val="en-CA"/>
        </w:rPr>
        <w:t>which we hypothesise could have contributed to elevated collision risk</w:t>
      </w:r>
      <w:r w:rsidR="00975A8B">
        <w:rPr>
          <w:rFonts w:ascii="Times New Roman" w:hAnsi="Times New Roman" w:cs="Times New Roman"/>
          <w:lang w:val="en-CA"/>
        </w:rPr>
        <w:t>.</w:t>
      </w:r>
      <w:r w:rsidR="00F9657F" w:rsidRPr="6CD637A7">
        <w:rPr>
          <w:rFonts w:ascii="Times New Roman" w:hAnsi="Times New Roman" w:cs="Times New Roman"/>
          <w:lang w:val="en-CA"/>
        </w:rPr>
        <w:t xml:space="preserve"> </w:t>
      </w:r>
      <w:r w:rsidR="74C8CE69" w:rsidRPr="6CD637A7">
        <w:rPr>
          <w:rFonts w:ascii="Times New Roman" w:hAnsi="Times New Roman" w:cs="Times New Roman"/>
          <w:lang w:val="en-CA"/>
        </w:rPr>
        <w:t>A</w:t>
      </w:r>
      <w:r w:rsidR="59FADFE8" w:rsidRPr="6CD637A7">
        <w:rPr>
          <w:rFonts w:ascii="Times New Roman" w:hAnsi="Times New Roman" w:cs="Times New Roman"/>
          <w:lang w:val="en-CA"/>
        </w:rPr>
        <w:t xml:space="preserve">n alternative explanation is that </w:t>
      </w:r>
      <w:r w:rsidR="23B3E279" w:rsidRPr="6CD637A7">
        <w:rPr>
          <w:rFonts w:ascii="Times New Roman" w:hAnsi="Times New Roman" w:cs="Times New Roman"/>
          <w:lang w:val="en-CA"/>
        </w:rPr>
        <w:t xml:space="preserve">the individuals translocated to the urban site </w:t>
      </w:r>
      <w:r w:rsidR="6E9018B3" w:rsidRPr="6CD637A7">
        <w:rPr>
          <w:rFonts w:ascii="Times New Roman" w:hAnsi="Times New Roman" w:cs="Times New Roman"/>
          <w:lang w:val="en-CA"/>
        </w:rPr>
        <w:t>survived but</w:t>
      </w:r>
      <w:r w:rsidR="23B3E279" w:rsidRPr="6CD637A7">
        <w:rPr>
          <w:rFonts w:ascii="Times New Roman" w:hAnsi="Times New Roman" w:cs="Times New Roman"/>
          <w:lang w:val="en-CA"/>
        </w:rPr>
        <w:t xml:space="preserve"> moved f</w:t>
      </w:r>
      <w:r w:rsidR="763D2CA1" w:rsidRPr="6CD637A7">
        <w:rPr>
          <w:rFonts w:ascii="Times New Roman" w:hAnsi="Times New Roman" w:cs="Times New Roman"/>
          <w:lang w:val="en-CA"/>
        </w:rPr>
        <w:t>a</w:t>
      </w:r>
      <w:r w:rsidR="23B3E279" w:rsidRPr="6CD637A7">
        <w:rPr>
          <w:rFonts w:ascii="Times New Roman" w:hAnsi="Times New Roman" w:cs="Times New Roman"/>
          <w:lang w:val="en-CA"/>
        </w:rPr>
        <w:t xml:space="preserve">rther away from their release site and were beyond </w:t>
      </w:r>
      <w:r w:rsidR="6DCF1183" w:rsidRPr="6CD637A7">
        <w:rPr>
          <w:rFonts w:ascii="Times New Roman" w:hAnsi="Times New Roman" w:cs="Times New Roman"/>
          <w:lang w:val="en-CA"/>
        </w:rPr>
        <w:t xml:space="preserve">the area monitored </w:t>
      </w:r>
      <w:r w:rsidR="03DD932D" w:rsidRPr="6CD637A7">
        <w:rPr>
          <w:rFonts w:ascii="Times New Roman" w:hAnsi="Times New Roman" w:cs="Times New Roman"/>
          <w:lang w:val="en-CA"/>
        </w:rPr>
        <w:t>(&gt; 1</w:t>
      </w:r>
      <w:r w:rsidR="62F314E9" w:rsidRPr="6CD637A7">
        <w:rPr>
          <w:rFonts w:ascii="Times New Roman" w:hAnsi="Times New Roman" w:cs="Times New Roman"/>
          <w:lang w:val="en-CA"/>
        </w:rPr>
        <w:t>8</w:t>
      </w:r>
      <w:r w:rsidR="03DD932D" w:rsidRPr="6CD637A7">
        <w:rPr>
          <w:rFonts w:ascii="Times New Roman" w:hAnsi="Times New Roman" w:cs="Times New Roman"/>
          <w:lang w:val="en-CA"/>
        </w:rPr>
        <w:t xml:space="preserve"> km</w:t>
      </w:r>
      <w:r w:rsidR="03DD932D" w:rsidRPr="6CD637A7">
        <w:rPr>
          <w:rFonts w:ascii="Times New Roman" w:hAnsi="Times New Roman" w:cs="Times New Roman"/>
          <w:vertAlign w:val="superscript"/>
          <w:lang w:val="en-CA"/>
        </w:rPr>
        <w:t>2</w:t>
      </w:r>
      <w:r w:rsidR="03DD932D" w:rsidRPr="6CD637A7">
        <w:rPr>
          <w:rFonts w:ascii="Times New Roman" w:hAnsi="Times New Roman" w:cs="Times New Roman"/>
          <w:lang w:val="en-CA"/>
        </w:rPr>
        <w:t xml:space="preserve">). </w:t>
      </w:r>
      <w:r w:rsidR="00E6286A" w:rsidRPr="6CD637A7">
        <w:rPr>
          <w:rFonts w:ascii="Times New Roman" w:hAnsi="Times New Roman" w:cs="Times New Roman"/>
          <w:lang w:val="en-CA"/>
        </w:rPr>
        <w:t>We cannot rule out this explanation, and both processes—true mort</w:t>
      </w:r>
      <w:r w:rsidR="00EE06AC" w:rsidRPr="6CD637A7">
        <w:rPr>
          <w:rFonts w:ascii="Times New Roman" w:hAnsi="Times New Roman" w:cs="Times New Roman"/>
          <w:lang w:val="en-CA"/>
        </w:rPr>
        <w:t xml:space="preserve">ality and undetected emigration—may have contributed to the low apparent survival at our urban site. Given the confirmed window collisions and the higher density of anthropogenic hazards, we tentatively favour a mortality driven </w:t>
      </w:r>
      <w:r w:rsidR="000E5292" w:rsidRPr="6CD637A7">
        <w:rPr>
          <w:rFonts w:ascii="Times New Roman" w:hAnsi="Times New Roman" w:cs="Times New Roman"/>
          <w:lang w:val="en-CA"/>
        </w:rPr>
        <w:t>interpretation but</w:t>
      </w:r>
      <w:r w:rsidR="00EE06AC" w:rsidRPr="6CD637A7">
        <w:rPr>
          <w:rFonts w:ascii="Times New Roman" w:hAnsi="Times New Roman" w:cs="Times New Roman"/>
          <w:lang w:val="en-CA"/>
        </w:rPr>
        <w:t xml:space="preserve"> acknowledge this remains uncertain.</w:t>
      </w:r>
      <w:r w:rsidR="4CBE61A6" w:rsidRPr="6CD637A7">
        <w:rPr>
          <w:rFonts w:ascii="Times New Roman" w:hAnsi="Times New Roman" w:cs="Times New Roman"/>
          <w:lang w:val="en-CA"/>
        </w:rPr>
        <w:t xml:space="preserve"> </w:t>
      </w:r>
      <w:r w:rsidR="00B17556" w:rsidRPr="6CD637A7">
        <w:rPr>
          <w:rFonts w:ascii="Times New Roman" w:hAnsi="Times New Roman" w:cs="Times New Roman"/>
          <w:lang w:val="en-CA"/>
        </w:rPr>
        <w:t xml:space="preserve">A further hypothesis is </w:t>
      </w:r>
      <w:r w:rsidR="4CBE61A6" w:rsidRPr="6CD637A7">
        <w:rPr>
          <w:rFonts w:ascii="Times New Roman" w:hAnsi="Times New Roman" w:cs="Times New Roman"/>
          <w:lang w:val="en-CA"/>
        </w:rPr>
        <w:t xml:space="preserve">that </w:t>
      </w:r>
      <w:r w:rsidR="00B315C4" w:rsidRPr="6CD637A7">
        <w:rPr>
          <w:rFonts w:ascii="Times New Roman" w:hAnsi="Times New Roman" w:cs="Times New Roman"/>
          <w:lang w:val="en-CA"/>
        </w:rPr>
        <w:t xml:space="preserve">cardinals </w:t>
      </w:r>
      <w:r w:rsidR="55AB477C" w:rsidRPr="6CD637A7">
        <w:rPr>
          <w:rFonts w:ascii="Times New Roman" w:hAnsi="Times New Roman" w:cs="Times New Roman"/>
          <w:lang w:val="en-CA"/>
        </w:rPr>
        <w:t xml:space="preserve">faced higher risks by moving </w:t>
      </w:r>
      <w:r w:rsidR="4CA9C30B" w:rsidRPr="6CD637A7">
        <w:rPr>
          <w:rFonts w:ascii="Times New Roman" w:hAnsi="Times New Roman" w:cs="Times New Roman"/>
          <w:lang w:val="en-CA"/>
        </w:rPr>
        <w:t>in a larger area in the urban habitat,</w:t>
      </w:r>
      <w:r w:rsidR="55AB477C" w:rsidRPr="6CD637A7">
        <w:rPr>
          <w:rFonts w:ascii="Times New Roman" w:hAnsi="Times New Roman" w:cs="Times New Roman"/>
          <w:lang w:val="en-CA"/>
        </w:rPr>
        <w:t xml:space="preserve"> </w:t>
      </w:r>
      <w:r w:rsidR="2FF5615C" w:rsidRPr="6CD637A7">
        <w:rPr>
          <w:rFonts w:ascii="Times New Roman" w:hAnsi="Times New Roman" w:cs="Times New Roman"/>
          <w:lang w:val="en-CA"/>
        </w:rPr>
        <w:t xml:space="preserve">a matrix </w:t>
      </w:r>
      <w:r w:rsidR="4CA9C30B" w:rsidRPr="6CD637A7">
        <w:rPr>
          <w:rFonts w:ascii="Times New Roman" w:hAnsi="Times New Roman" w:cs="Times New Roman"/>
          <w:lang w:val="en-CA"/>
        </w:rPr>
        <w:t>comprised of many</w:t>
      </w:r>
      <w:r w:rsidR="2FF5615C" w:rsidRPr="6CD637A7">
        <w:rPr>
          <w:rFonts w:ascii="Times New Roman" w:hAnsi="Times New Roman" w:cs="Times New Roman"/>
          <w:lang w:val="en-CA"/>
        </w:rPr>
        <w:t xml:space="preserve"> threats </w:t>
      </w:r>
      <w:r w:rsidR="000E5292" w:rsidRPr="6CD637A7">
        <w:rPr>
          <w:rFonts w:ascii="Times New Roman" w:hAnsi="Times New Roman" w:cs="Times New Roman"/>
          <w:lang w:val="en-CA"/>
        </w:rPr>
        <w:t>including</w:t>
      </w:r>
      <w:r w:rsidR="2FF5615C" w:rsidRPr="6CD637A7">
        <w:rPr>
          <w:rFonts w:ascii="Times New Roman" w:hAnsi="Times New Roman" w:cs="Times New Roman"/>
          <w:lang w:val="en-CA"/>
        </w:rPr>
        <w:t xml:space="preserve"> </w:t>
      </w:r>
      <w:r w:rsidR="1CC228C1" w:rsidRPr="6CD637A7">
        <w:rPr>
          <w:rFonts w:ascii="Times New Roman" w:hAnsi="Times New Roman" w:cs="Times New Roman"/>
          <w:lang w:val="en-CA"/>
        </w:rPr>
        <w:t>domestic cat predation</w:t>
      </w:r>
      <w:r w:rsidR="000E5292" w:rsidRPr="6CD637A7">
        <w:rPr>
          <w:rFonts w:ascii="Times New Roman" w:hAnsi="Times New Roman" w:cs="Times New Roman"/>
          <w:lang w:val="en-CA"/>
        </w:rPr>
        <w:t xml:space="preserve">, window collisions, and vehicle strikes </w:t>
      </w:r>
      <w:r w:rsidR="4CA9C30B" w:rsidRPr="6CD637A7">
        <w:rPr>
          <w:rFonts w:ascii="Times New Roman" w:hAnsi="Times New Roman" w:cs="Times New Roman"/>
          <w:lang w:val="en-CA"/>
        </w:rPr>
        <w:t>in comparison to the suburban and peri-urban areas.</w:t>
      </w:r>
    </w:p>
    <w:p w14:paraId="33DDC0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5" w:name="_Toc205543132"/>
      <w:bookmarkStart w:id="36" w:name="_Toc205883889"/>
      <w:r w:rsidRPr="004C757A">
        <w:rPr>
          <w:rFonts w:ascii="Times New Roman" w:hAnsi="Times New Roman" w:cs="Times New Roman"/>
          <w:color w:val="000000" w:themeColor="text1"/>
          <w:sz w:val="24"/>
          <w:szCs w:val="24"/>
          <w:u w:val="single"/>
          <w:lang w:val="en-CA"/>
        </w:rPr>
        <w:lastRenderedPageBreak/>
        <w:t>Small scale of association to habitat regardless of urbanization level</w:t>
      </w:r>
      <w:bookmarkEnd w:id="35"/>
      <w:bookmarkEnd w:id="36"/>
    </w:p>
    <w:p w14:paraId="5D231920" w14:textId="1D27DE61" w:rsidR="007D6FF3" w:rsidRPr="004C757A" w:rsidRDefault="00B315C4">
      <w:pPr>
        <w:spacing w:line="480" w:lineRule="auto"/>
        <w:rPr>
          <w:rFonts w:ascii="Times New Roman" w:hAnsi="Times New Roman" w:cs="Times New Roman"/>
          <w:lang w:val="en-CA"/>
        </w:rPr>
      </w:pPr>
      <w:r w:rsidRPr="37EA428B">
        <w:rPr>
          <w:rFonts w:ascii="Times New Roman" w:hAnsi="Times New Roman" w:cs="Times New Roman"/>
          <w:lang w:val="en-CA"/>
        </w:rPr>
        <w:t xml:space="preserve">Cardinals </w:t>
      </w:r>
      <w:r w:rsidR="00265099">
        <w:rPr>
          <w:rFonts w:ascii="Times New Roman" w:hAnsi="Times New Roman" w:cs="Times New Roman"/>
          <w:lang w:val="en-CA"/>
        </w:rPr>
        <w:t>were</w:t>
      </w:r>
      <w:r w:rsidR="59668F24" w:rsidRPr="37EA428B">
        <w:rPr>
          <w:rFonts w:ascii="Times New Roman" w:hAnsi="Times New Roman" w:cs="Times New Roman"/>
          <w:lang w:val="en-CA"/>
        </w:rPr>
        <w:t xml:space="preserve"> associated with habitat features at different spatial scales </w:t>
      </w:r>
      <w:r w:rsidR="004640FC">
        <w:rPr>
          <w:rFonts w:ascii="Times New Roman" w:hAnsi="Times New Roman" w:cs="Times New Roman"/>
          <w:lang w:val="en-CA"/>
        </w:rPr>
        <w:t>across our study sites</w:t>
      </w:r>
      <w:r w:rsidR="001365CE">
        <w:rPr>
          <w:rFonts w:ascii="Times New Roman" w:hAnsi="Times New Roman" w:cs="Times New Roman"/>
          <w:lang w:val="en-CA"/>
        </w:rPr>
        <w:t>, with the strongest model support occurring at 50 meters for the peri-urban site, and 25 meters for both the suburban and urban sites</w:t>
      </w:r>
      <w:r w:rsidR="59668F24" w:rsidRPr="37EA428B">
        <w:rPr>
          <w:rFonts w:ascii="Times New Roman" w:hAnsi="Times New Roman" w:cs="Times New Roman"/>
          <w:lang w:val="en-CA"/>
        </w:rPr>
        <w:t xml:space="preserve">. </w:t>
      </w:r>
      <w:r w:rsidR="00B87459" w:rsidRPr="37EA428B">
        <w:rPr>
          <w:rFonts w:ascii="Times New Roman" w:hAnsi="Times New Roman" w:cs="Times New Roman"/>
          <w:lang w:val="en-CA"/>
        </w:rPr>
        <w:t>While this difference is modest and should be interpreted</w:t>
      </w:r>
      <w:r w:rsidR="00431847" w:rsidRPr="37EA428B">
        <w:rPr>
          <w:rFonts w:ascii="Times New Roman" w:hAnsi="Times New Roman" w:cs="Times New Roman"/>
          <w:lang w:val="en-CA"/>
        </w:rPr>
        <w:t xml:space="preserve"> cautiously, the overall pattern is consistent with cardinals responding to relatively fine-grained habitat features across all sites, regardless of urbanization level</w:t>
      </w:r>
      <w:r w:rsidR="59668F24" w:rsidRPr="37EA428B">
        <w:rPr>
          <w:rFonts w:ascii="Times New Roman" w:hAnsi="Times New Roman" w:cs="Times New Roman"/>
          <w:lang w:val="en-CA"/>
        </w:rPr>
        <w:t xml:space="preserve">. </w:t>
      </w:r>
      <w:r w:rsidR="00A32681">
        <w:rPr>
          <w:rFonts w:ascii="Times New Roman" w:hAnsi="Times New Roman" w:cs="Times New Roman"/>
          <w:lang w:val="en-CA"/>
        </w:rPr>
        <w:t>Because telemetry locations and environmental layers contain some level of spatial uncertainty</w:t>
      </w:r>
      <w:r w:rsidR="009164F8">
        <w:rPr>
          <w:rFonts w:ascii="Times New Roman" w:hAnsi="Times New Roman" w:cs="Times New Roman"/>
          <w:lang w:val="en-CA"/>
        </w:rPr>
        <w:t>, and because habitat variables measured at adjacent scales are correlated to some level, the estimated scale for the strongest association should be interpreted as an approximation rather than a precise measure of the scale at which cardinals select habitat features.</w:t>
      </w:r>
      <w:r w:rsidR="00F30420">
        <w:rPr>
          <w:rFonts w:ascii="Times New Roman" w:hAnsi="Times New Roman" w:cs="Times New Roman"/>
          <w:lang w:val="en-CA"/>
        </w:rPr>
        <w:t xml:space="preserve"> In particular, the spatial error associated with </w:t>
      </w:r>
      <w:r w:rsidR="00757C02">
        <w:rPr>
          <w:rFonts w:ascii="Times New Roman" w:hAnsi="Times New Roman" w:cs="Times New Roman"/>
          <w:lang w:val="en-CA"/>
        </w:rPr>
        <w:t>telemetry locations (10-15 m) approaches the difference between our finest scales (25-50 m), further limiting our ability to distinguish between habitat association at these adjacent scales.</w:t>
      </w:r>
      <w:r w:rsidR="005F3F1D">
        <w:rPr>
          <w:rFonts w:ascii="Times New Roman" w:hAnsi="Times New Roman" w:cs="Times New Roman"/>
          <w:lang w:val="en-CA"/>
        </w:rPr>
        <w:t xml:space="preserve"> </w:t>
      </w:r>
      <w:r w:rsidR="59668F24" w:rsidRPr="37EA428B">
        <w:rPr>
          <w:rFonts w:ascii="Times New Roman" w:hAnsi="Times New Roman" w:cs="Times New Roman"/>
          <w:lang w:val="en-CA"/>
        </w:rPr>
        <w:t xml:space="preserve">This aligns with broader research suggesting that the magnitude and direction of species’ responses to urbanization reflects landscape-scale differences within cities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(Fidino et al. 2021)</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(Guo et al. 2023)</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r w:rsidR="0002286E">
        <w:rPr>
          <w:rFonts w:ascii="Times New Roman" w:hAnsi="Times New Roman" w:cs="Times New Roman"/>
          <w:lang w:val="en-CA"/>
        </w:rPr>
        <w:t xml:space="preserve">Although our study design did not test this directly, the slightly smaller scale of </w:t>
      </w:r>
      <w:r w:rsidR="00EF1E84">
        <w:rPr>
          <w:rFonts w:ascii="Times New Roman" w:hAnsi="Times New Roman" w:cs="Times New Roman"/>
          <w:lang w:val="en-CA"/>
        </w:rPr>
        <w:t>the strongest model support</w:t>
      </w:r>
      <w:r w:rsidR="000B05EE">
        <w:rPr>
          <w:rFonts w:ascii="Times New Roman" w:hAnsi="Times New Roman" w:cs="Times New Roman"/>
          <w:lang w:val="en-CA"/>
        </w:rPr>
        <w:t xml:space="preserve">ed for the suburban and urban sites is consistent with the idea that habitat configuration </w:t>
      </w:r>
      <w:r w:rsidR="00927DFC">
        <w:rPr>
          <w:rFonts w:ascii="Times New Roman" w:hAnsi="Times New Roman" w:cs="Times New Roman"/>
          <w:lang w:val="en-CA"/>
        </w:rPr>
        <w:t>may influence habitat association in more urbanized areas</w:t>
      </w:r>
      <w:r w:rsidR="00A336E1" w:rsidRPr="37EA428B">
        <w:rPr>
          <w:rFonts w:ascii="Times New Roman" w:hAnsi="Times New Roman" w:cs="Times New Roman"/>
          <w:lang w:val="en-CA"/>
        </w:rPr>
        <w:t xml:space="preserve">. More broadly, our data suggest </w:t>
      </w:r>
      <w:r w:rsidR="00FC54F9" w:rsidRPr="37EA428B">
        <w:rPr>
          <w:rFonts w:ascii="Times New Roman" w:hAnsi="Times New Roman" w:cs="Times New Roman"/>
          <w:lang w:val="en-CA"/>
        </w:rPr>
        <w:t xml:space="preserve">that </w:t>
      </w:r>
      <w:r w:rsidR="00795F3E">
        <w:rPr>
          <w:rFonts w:ascii="Times New Roman" w:hAnsi="Times New Roman" w:cs="Times New Roman"/>
          <w:lang w:val="en-CA"/>
        </w:rPr>
        <w:t xml:space="preserve">habitat associations were detected at a relatively fine spatial scale across </w:t>
      </w:r>
      <w:r w:rsidR="00161F19">
        <w:rPr>
          <w:rFonts w:ascii="Times New Roman" w:hAnsi="Times New Roman" w:cs="Times New Roman"/>
          <w:lang w:val="en-CA"/>
        </w:rPr>
        <w:t xml:space="preserve">the urban gradient, which seems to be consistent with previous work indicating that small habitat patches could </w:t>
      </w:r>
      <w:r w:rsidR="00DF0D58">
        <w:rPr>
          <w:rFonts w:ascii="Times New Roman" w:hAnsi="Times New Roman" w:cs="Times New Roman"/>
          <w:lang w:val="en-CA"/>
        </w:rPr>
        <w:t>contribute and support bird communities in urban areas</w:t>
      </w:r>
      <w:r w:rsidR="00FC54F9" w:rsidRPr="37EA428B">
        <w:rPr>
          <w:rFonts w:ascii="Times New Roman" w:hAnsi="Times New Roman" w:cs="Times New Roman"/>
          <w:lang w:val="en-CA"/>
        </w:rPr>
        <w:t xml:space="preserve">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(Dale 2018)</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r w:rsidR="38381C7A" w:rsidRPr="37EA428B">
        <w:rPr>
          <w:rFonts w:ascii="Times New Roman" w:hAnsi="Times New Roman" w:cs="Times New Roman"/>
          <w:lang w:val="en-CA"/>
        </w:rPr>
        <w:t xml:space="preserve">Nineteen years of banding data at the peri-urban site demonstrated that </w:t>
      </w:r>
      <w:r w:rsidR="38381C7A" w:rsidRPr="37EA428B">
        <w:rPr>
          <w:rFonts w:ascii="Times New Roman" w:hAnsi="Times New Roman" w:cs="Times New Roman"/>
          <w:lang w:val="en-CA"/>
        </w:rPr>
        <w:lastRenderedPageBreak/>
        <w:t>the</w:t>
      </w:r>
      <w:r w:rsidR="0E6C68AB" w:rsidRPr="37EA428B">
        <w:rPr>
          <w:rFonts w:ascii="Times New Roman" w:hAnsi="Times New Roman" w:cs="Times New Roman"/>
          <w:lang w:val="en-CA"/>
        </w:rPr>
        <w:t xml:space="preserve"> proportion of unbanded to banded birds was similar over most of the year, implying a mostly resident population,</w:t>
      </w:r>
      <w:r w:rsidR="07E43002" w:rsidRPr="37EA428B">
        <w:rPr>
          <w:rFonts w:ascii="Times New Roman" w:hAnsi="Times New Roman" w:cs="Times New Roman"/>
          <w:lang w:val="en-CA"/>
        </w:rPr>
        <w:t xml:space="preserve"> yet there was a distinct peak of </w:t>
      </w:r>
      <w:r w:rsidR="0E6C68AB" w:rsidRPr="37EA428B">
        <w:rPr>
          <w:rFonts w:ascii="Times New Roman" w:hAnsi="Times New Roman" w:cs="Times New Roman"/>
          <w:lang w:val="en-CA"/>
        </w:rPr>
        <w:t xml:space="preserve">new birds in late </w:t>
      </w:r>
      <w:r w:rsidR="1DBDFC47" w:rsidRPr="37EA428B">
        <w:rPr>
          <w:rFonts w:ascii="Times New Roman" w:hAnsi="Times New Roman" w:cs="Times New Roman"/>
          <w:lang w:val="en-CA"/>
        </w:rPr>
        <w:t>f</w:t>
      </w:r>
      <w:r w:rsidR="0E6C68AB" w:rsidRPr="37EA428B">
        <w:rPr>
          <w:rFonts w:ascii="Times New Roman" w:hAnsi="Times New Roman" w:cs="Times New Roman"/>
          <w:lang w:val="en-CA"/>
        </w:rPr>
        <w:t xml:space="preserve">all (Fig. </w:t>
      </w:r>
      <w:r w:rsidR="005E60C3" w:rsidRPr="005E60C3">
        <w:rPr>
          <w:rFonts w:ascii="Times New Roman" w:hAnsi="Times New Roman" w:cs="Times New Roman"/>
          <w:lang w:val="en-CA"/>
        </w:rPr>
        <w:t>S3)</w:t>
      </w:r>
      <w:r w:rsidR="0E6C68AB" w:rsidRPr="005E60C3">
        <w:rPr>
          <w:rFonts w:ascii="Times New Roman" w:hAnsi="Times New Roman" w:cs="Times New Roman"/>
          <w:lang w:val="en-CA"/>
        </w:rPr>
        <w:t>,</w:t>
      </w:r>
      <w:r w:rsidR="0E6C68AB" w:rsidRPr="37EA428B">
        <w:rPr>
          <w:rFonts w:ascii="Times New Roman" w:hAnsi="Times New Roman" w:cs="Times New Roman"/>
          <w:lang w:val="en-CA"/>
        </w:rPr>
        <w:t xml:space="preserve"> </w:t>
      </w:r>
      <w:r w:rsidR="7352F1F9" w:rsidRPr="37EA428B">
        <w:rPr>
          <w:rFonts w:ascii="Times New Roman" w:hAnsi="Times New Roman" w:cs="Times New Roman"/>
          <w:lang w:val="en-CA"/>
        </w:rPr>
        <w:t>suggesting a local, ‘very short</w:t>
      </w:r>
      <w:r w:rsidR="6AA86631" w:rsidRPr="37EA428B">
        <w:rPr>
          <w:rFonts w:ascii="Times New Roman" w:hAnsi="Times New Roman" w:cs="Times New Roman"/>
          <w:lang w:val="en-CA"/>
        </w:rPr>
        <w:t>-distance' migration</w:t>
      </w:r>
      <w:r w:rsidR="697EA81C" w:rsidRPr="37EA428B">
        <w:rPr>
          <w:rFonts w:ascii="Times New Roman" w:hAnsi="Times New Roman" w:cs="Times New Roman"/>
          <w:lang w:val="en-CA"/>
        </w:rPr>
        <w:t xml:space="preserve"> (including post-fledging dispersal)</w:t>
      </w:r>
      <w:r w:rsidR="6AA86631" w:rsidRPr="37EA428B">
        <w:rPr>
          <w:rFonts w:ascii="Times New Roman" w:hAnsi="Times New Roman" w:cs="Times New Roman"/>
          <w:lang w:val="en-CA"/>
        </w:rPr>
        <w:t xml:space="preserve"> for</w:t>
      </w:r>
      <w:r w:rsidR="00C133DE">
        <w:rPr>
          <w:rFonts w:ascii="Times New Roman" w:hAnsi="Times New Roman" w:cs="Times New Roman"/>
          <w:lang w:val="en-CA"/>
        </w:rPr>
        <w:t xml:space="preserve"> cardinals</w:t>
      </w:r>
      <w:r w:rsidR="6AA86631" w:rsidRPr="37EA428B">
        <w:rPr>
          <w:rFonts w:ascii="Times New Roman" w:hAnsi="Times New Roman" w:cs="Times New Roman"/>
          <w:lang w:val="en-CA"/>
        </w:rPr>
        <w:t>.</w:t>
      </w:r>
      <w:r w:rsidR="634D34A0" w:rsidRPr="37EA428B">
        <w:rPr>
          <w:rFonts w:ascii="Times New Roman" w:hAnsi="Times New Roman" w:cs="Times New Roman"/>
          <w:lang w:val="en-CA"/>
        </w:rPr>
        <w:t xml:space="preserve"> </w:t>
      </w:r>
      <w:r w:rsidR="6AA55C71" w:rsidRPr="37EA428B">
        <w:rPr>
          <w:rFonts w:ascii="Times New Roman" w:hAnsi="Times New Roman" w:cs="Times New Roman"/>
          <w:lang w:val="en-CA"/>
        </w:rPr>
        <w:t>Our findings</w:t>
      </w:r>
      <w:r w:rsidR="59668F24" w:rsidRPr="37EA428B">
        <w:rPr>
          <w:rFonts w:ascii="Times New Roman" w:hAnsi="Times New Roman" w:cs="Times New Roman"/>
          <w:lang w:val="en-CA"/>
        </w:rPr>
        <w:t xml:space="preserve"> </w:t>
      </w:r>
      <w:r w:rsidR="005971C0">
        <w:rPr>
          <w:rFonts w:ascii="Times New Roman" w:hAnsi="Times New Roman" w:cs="Times New Roman"/>
          <w:lang w:val="en-CA"/>
        </w:rPr>
        <w:t>highlight</w:t>
      </w:r>
      <w:r w:rsidR="00833E43">
        <w:rPr>
          <w:rFonts w:ascii="Times New Roman" w:hAnsi="Times New Roman" w:cs="Times New Roman"/>
          <w:lang w:val="en-CA"/>
        </w:rPr>
        <w:t xml:space="preserve"> the potential value of considering multiple spatial scales when evaluating habitat use in urban areas, and are consistent with previous studies suggesting that fine-scale habitat characteristics may be relevant to resident species in </w:t>
      </w:r>
      <w:r w:rsidR="00F0046B">
        <w:rPr>
          <w:rFonts w:ascii="Times New Roman" w:hAnsi="Times New Roman" w:cs="Times New Roman"/>
          <w:lang w:val="en-CA"/>
        </w:rPr>
        <w:t>urbanized</w:t>
      </w:r>
      <w:r w:rsidR="00833E43">
        <w:rPr>
          <w:rFonts w:ascii="Times New Roman" w:hAnsi="Times New Roman" w:cs="Times New Roman"/>
          <w:lang w:val="en-CA"/>
        </w:rPr>
        <w:t xml:space="preserve"> habitats</w:t>
      </w:r>
      <w:r w:rsidR="59668F24" w:rsidRPr="37EA428B">
        <w:rPr>
          <w:rFonts w:ascii="Times New Roman" w:hAnsi="Times New Roman" w:cs="Times New Roman"/>
          <w:lang w:val="en-CA"/>
        </w:rPr>
        <w:t xml:space="preserve">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{"citationID":"Oe4er4ue","properties":{"formattedCitation":"(Litteral and Shochat 2017; Guo et al. 2023)","plainCitation":"(Litteral and Shochat 2017; 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Environments","DOI":"10.1007/978-3-319-43314-1_8","ISBN":"978-3-319-43312-7","language":"en","page":"135-159","publisher":"Springer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(Litteral and Shochat 2017; Guo et al. 2023)</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w:t>
      </w:r>
      <w:r w:rsidR="65D4EB46" w:rsidRPr="37EA428B">
        <w:rPr>
          <w:rFonts w:ascii="Times New Roman" w:hAnsi="Times New Roman" w:cs="Times New Roman"/>
          <w:lang w:val="en-CA"/>
        </w:rPr>
        <w:t xml:space="preserve"> In our case, bird</w:t>
      </w:r>
      <w:r w:rsidR="5E8F04A9" w:rsidRPr="37EA428B">
        <w:rPr>
          <w:rFonts w:ascii="Times New Roman" w:hAnsi="Times New Roman" w:cs="Times New Roman"/>
          <w:lang w:val="en-CA"/>
        </w:rPr>
        <w:t xml:space="preserve"> </w:t>
      </w:r>
      <w:r w:rsidR="65D4EB46" w:rsidRPr="37EA428B">
        <w:rPr>
          <w:rFonts w:ascii="Times New Roman" w:hAnsi="Times New Roman" w:cs="Times New Roman"/>
          <w:lang w:val="en-CA"/>
        </w:rPr>
        <w:t>feeders</w:t>
      </w:r>
      <w:r w:rsidR="3DB7E7BE" w:rsidRPr="37EA428B">
        <w:rPr>
          <w:rFonts w:ascii="Times New Roman" w:hAnsi="Times New Roman" w:cs="Times New Roman"/>
          <w:lang w:val="en-CA"/>
        </w:rPr>
        <w:t xml:space="preserve"> and vegetation </w:t>
      </w:r>
      <w:r w:rsidR="634D34A0" w:rsidRPr="37EA428B">
        <w:rPr>
          <w:rFonts w:ascii="Times New Roman" w:hAnsi="Times New Roman" w:cs="Times New Roman"/>
          <w:lang w:val="en-CA"/>
        </w:rPr>
        <w:t>structure had</w:t>
      </w:r>
      <w:r w:rsidR="65D4EB46" w:rsidRPr="37EA428B">
        <w:rPr>
          <w:rFonts w:ascii="Times New Roman" w:hAnsi="Times New Roman" w:cs="Times New Roman"/>
          <w:lang w:val="en-CA"/>
        </w:rPr>
        <w:t xml:space="preserve"> an important impact from the smallest scales (third order habitat selection) to the entire range (first order habitat selection).</w:t>
      </w:r>
    </w:p>
    <w:p w14:paraId="2687CE19" w14:textId="1F5973A8"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7" w:name="_Toc205543133"/>
      <w:bookmarkStart w:id="38" w:name="_Toc205883890"/>
      <w:r w:rsidRPr="37EA428B">
        <w:rPr>
          <w:rFonts w:ascii="Times New Roman" w:hAnsi="Times New Roman" w:cs="Times New Roman"/>
          <w:color w:val="000000" w:themeColor="text1"/>
          <w:sz w:val="24"/>
          <w:szCs w:val="24"/>
          <w:u w:val="single"/>
          <w:lang w:val="en-CA"/>
        </w:rPr>
        <w:t xml:space="preserve">Variation of </w:t>
      </w:r>
      <w:r w:rsidR="506D416F" w:rsidRPr="37EA428B">
        <w:rPr>
          <w:rFonts w:ascii="Times New Roman" w:hAnsi="Times New Roman" w:cs="Times New Roman"/>
          <w:color w:val="000000" w:themeColor="text1"/>
          <w:sz w:val="24"/>
          <w:szCs w:val="24"/>
          <w:u w:val="single"/>
          <w:lang w:val="en-CA"/>
        </w:rPr>
        <w:t>habitat associations</w:t>
      </w:r>
      <w:r w:rsidRPr="37EA428B">
        <w:rPr>
          <w:rFonts w:ascii="Times New Roman" w:hAnsi="Times New Roman" w:cs="Times New Roman"/>
          <w:color w:val="000000" w:themeColor="text1"/>
          <w:sz w:val="24"/>
          <w:szCs w:val="24"/>
          <w:u w:val="single"/>
          <w:lang w:val="en-CA"/>
        </w:rPr>
        <w:t xml:space="preserve"> across an urbanization gradient</w:t>
      </w:r>
      <w:bookmarkEnd w:id="37"/>
      <w:bookmarkEnd w:id="38"/>
    </w:p>
    <w:p w14:paraId="42FA5705" w14:textId="32897218" w:rsidR="007D6FF3" w:rsidRPr="004C757A" w:rsidRDefault="00B315C4" w:rsidP="6CD637A7">
      <w:pPr>
        <w:spacing w:line="480" w:lineRule="auto"/>
        <w:rPr>
          <w:rFonts w:ascii="Times New Roman" w:hAnsi="Times New Roman" w:cs="Times New Roman"/>
          <w:lang w:val="en-CA"/>
        </w:rPr>
      </w:pP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were associated with different environmental and anthropogenic habitat variables across an urban gradient</w:t>
      </w:r>
      <w:r w:rsidR="736737F1" w:rsidRPr="6CD637A7">
        <w:rPr>
          <w:rFonts w:ascii="Times New Roman" w:hAnsi="Times New Roman" w:cs="Times New Roman"/>
          <w:lang w:val="en-CA"/>
        </w:rPr>
        <w:t xml:space="preserve">, </w:t>
      </w:r>
      <w:r w:rsidR="006E1C45">
        <w:rPr>
          <w:rFonts w:ascii="Times New Roman" w:eastAsia="Times New Roman" w:hAnsi="Times New Roman" w:cs="Times New Roman"/>
          <w:color w:val="000000" w:themeColor="text1"/>
          <w:lang w:val="en-CA"/>
        </w:rPr>
        <w:t>indicating that habitat associations are different among the peri-urban, suburban and urban sites</w:t>
      </w:r>
      <w:r w:rsidR="105C9977" w:rsidRPr="6CD637A7">
        <w:rPr>
          <w:rFonts w:ascii="Times New Roman" w:hAnsi="Times New Roman" w:cs="Times New Roman"/>
          <w:lang w:val="en-CA"/>
        </w:rPr>
        <w:t xml:space="preserve">. The one consistent association across study sites was the relationship between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 xml:space="preserve">presence and a </w:t>
      </w:r>
      <w:r w:rsidR="105C9977" w:rsidRPr="00826164">
        <w:rPr>
          <w:rFonts w:ascii="Times New Roman" w:hAnsi="Times New Roman" w:cs="Times New Roman"/>
          <w:lang w:val="en-CA"/>
        </w:rPr>
        <w:t>shorter distance to the closest bird feeder</w:t>
      </w:r>
      <w:r w:rsidR="01BDBFDC" w:rsidRPr="00826164">
        <w:rPr>
          <w:rFonts w:ascii="Times New Roman" w:hAnsi="Times New Roman" w:cs="Times New Roman"/>
          <w:lang w:val="en-CA"/>
        </w:rPr>
        <w:t xml:space="preserve">—which is indeed apparent even at the scale of the entire range (Fig. </w:t>
      </w:r>
      <w:r w:rsidR="49F9CD80" w:rsidRPr="00826164">
        <w:rPr>
          <w:rFonts w:ascii="Times New Roman" w:hAnsi="Times New Roman" w:cs="Times New Roman"/>
          <w:lang w:val="en-CA"/>
        </w:rPr>
        <w:t>2; Robb et al. 2008</w:t>
      </w:r>
      <w:r w:rsidR="01BDBFDC" w:rsidRPr="00826164">
        <w:rPr>
          <w:rFonts w:ascii="Times New Roman" w:hAnsi="Times New Roman" w:cs="Times New Roman"/>
          <w:lang w:val="en-CA"/>
        </w:rPr>
        <w:t>)</w:t>
      </w:r>
      <w:r w:rsidR="105C9977" w:rsidRPr="00826164">
        <w:rPr>
          <w:rFonts w:ascii="Times New Roman" w:hAnsi="Times New Roman" w:cs="Times New Roman"/>
          <w:lang w:val="en-CA"/>
        </w:rPr>
        <w:t xml:space="preserve">. This </w:t>
      </w:r>
      <w:r w:rsidR="441B43BC" w:rsidRPr="00826164">
        <w:rPr>
          <w:rFonts w:ascii="Times New Roman" w:hAnsi="Times New Roman" w:cs="Times New Roman"/>
          <w:lang w:val="en-CA"/>
        </w:rPr>
        <w:t>is unsurprising as</w:t>
      </w:r>
      <w:r w:rsidR="1700007A" w:rsidRPr="00826164">
        <w:rPr>
          <w:rFonts w:ascii="Times New Roman" w:hAnsi="Times New Roman" w:cs="Times New Roman"/>
          <w:lang w:val="en-CA"/>
        </w:rPr>
        <w:t xml:space="preserve"> </w:t>
      </w:r>
      <w:r w:rsidRPr="00826164">
        <w:rPr>
          <w:rFonts w:ascii="Times New Roman" w:hAnsi="Times New Roman" w:cs="Times New Roman"/>
          <w:lang w:val="en-CA"/>
        </w:rPr>
        <w:t>cardinals are</w:t>
      </w:r>
      <w:r w:rsidR="105C9977" w:rsidRPr="00826164">
        <w:rPr>
          <w:rFonts w:ascii="Times New Roman" w:hAnsi="Times New Roman" w:cs="Times New Roman"/>
          <w:lang w:val="en-CA"/>
        </w:rPr>
        <w:t xml:space="preserve"> one of the most common species </w:t>
      </w:r>
      <w:r w:rsidR="4D11000B" w:rsidRPr="00826164">
        <w:rPr>
          <w:rFonts w:ascii="Times New Roman" w:hAnsi="Times New Roman" w:cs="Times New Roman"/>
          <w:lang w:val="en-CA"/>
        </w:rPr>
        <w:t>at</w:t>
      </w:r>
      <w:r w:rsidR="105C9977" w:rsidRPr="00826164">
        <w:rPr>
          <w:rFonts w:ascii="Times New Roman" w:hAnsi="Times New Roman" w:cs="Times New Roman"/>
          <w:lang w:val="en-CA"/>
        </w:rPr>
        <w:t xml:space="preserve"> bird feeders </w:t>
      </w:r>
      <w:r w:rsidR="7B078FED" w:rsidRPr="00826164">
        <w:rPr>
          <w:rFonts w:ascii="Times New Roman" w:hAnsi="Times New Roman" w:cs="Times New Roman"/>
          <w:lang w:val="en-CA"/>
        </w:rPr>
        <w:t>within its range</w:t>
      </w:r>
      <w:r w:rsidR="105C9977" w:rsidRPr="00826164">
        <w:rPr>
          <w:rFonts w:ascii="Times New Roman" w:hAnsi="Times New Roman" w:cs="Times New Roman"/>
          <w:lang w:val="en-CA"/>
        </w:rPr>
        <w:t xml:space="preserve">, </w:t>
      </w:r>
      <w:r w:rsidR="5511516C" w:rsidRPr="00826164">
        <w:rPr>
          <w:rFonts w:ascii="Times New Roman" w:hAnsi="Times New Roman" w:cs="Times New Roman"/>
          <w:lang w:val="en-CA"/>
        </w:rPr>
        <w:t>especially during autumn and winter</w:t>
      </w:r>
      <w:r w:rsidR="105C9977" w:rsidRPr="00826164">
        <w:rPr>
          <w:rFonts w:ascii="Times New Roman" w:hAnsi="Times New Roman" w:cs="Times New Roman"/>
          <w:lang w:val="en-CA"/>
        </w:rPr>
        <w:t xml:space="preserve"> </w:t>
      </w:r>
      <w:r w:rsidRPr="00826164">
        <w:rPr>
          <w:rFonts w:ascii="Times New Roman" w:hAnsi="Times New Roman" w:cs="Times New Roman"/>
          <w:lang w:val="en-CA"/>
        </w:rPr>
        <w:fldChar w:fldCharType="begin"/>
      </w:r>
      <w:r w:rsidRPr="00826164">
        <w:rPr>
          <w:rFonts w:ascii="Times New Roman" w:hAnsi="Times New Roman" w:cs="Times New Roman"/>
          <w:lang w:val="en-CA"/>
        </w:rPr>
        <w:instrText xml:space="preserve"> ADDIN ZOTERO_ITEM CSL_CITATION {"citationID":"712yZLAv","properties":{"formattedCitation":"(Horn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nuthatches (\n                Sitta\n                spp.), and larger finches (\n                Carpodacus\n                spp.) were most abundant at black‐oil sunflower, smaller finches (\n                Carduelis\n                spp.) were most abundant at Nyjer®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 States and Canada","volume":"38","author":[{"family":"Horn","given":"David J."},{"family":"Johansen","given":"Stacey M."},{"family":"Wilcoxen","given":"Travis E."}],"issued":{"date-parts":[["2014",3]]}}}],"schema":"https://github.com/citation-style-language/schema/raw/master/csl-citation.json"} </w:instrText>
      </w:r>
      <w:r w:rsidRPr="00826164">
        <w:rPr>
          <w:rFonts w:ascii="Times New Roman" w:hAnsi="Times New Roman" w:cs="Times New Roman"/>
          <w:lang w:val="en-CA"/>
        </w:rPr>
        <w:fldChar w:fldCharType="separate"/>
      </w:r>
      <w:r w:rsidR="646299C2" w:rsidRPr="00826164">
        <w:rPr>
          <w:rFonts w:ascii="Times New Roman" w:hAnsi="Times New Roman" w:cs="Times New Roman"/>
          <w:noProof/>
          <w:lang w:val="en-CA"/>
        </w:rPr>
        <w:t>(Horn et al. 2014)</w:t>
      </w:r>
      <w:r w:rsidRPr="00826164">
        <w:rPr>
          <w:rFonts w:ascii="Times New Roman" w:hAnsi="Times New Roman" w:cs="Times New Roman"/>
          <w:lang w:val="en-CA"/>
        </w:rPr>
        <w:fldChar w:fldCharType="end"/>
      </w:r>
      <w:r w:rsidR="105C9977" w:rsidRPr="00826164">
        <w:rPr>
          <w:rFonts w:ascii="Times New Roman" w:hAnsi="Times New Roman" w:cs="Times New Roman"/>
          <w:lang w:val="en-CA"/>
        </w:rPr>
        <w:t>.</w:t>
      </w:r>
      <w:r w:rsidRPr="00826164">
        <w:rPr>
          <w:rFonts w:ascii="Times New Roman" w:hAnsi="Times New Roman" w:cs="Times New Roman"/>
          <w:lang w:val="en-CA"/>
        </w:rPr>
        <w:fldChar w:fldCharType="begin"/>
      </w:r>
      <w:r w:rsidRPr="00826164">
        <w:rPr>
          <w:rFonts w:ascii="Times New Roman" w:hAnsi="Times New Roman" w:cs="Times New Roman"/>
          <w:lang w:val="en-CA"/>
        </w:rPr>
        <w:instrText xml:space="preserve"> ADDIN ZOTERO_ITEM CSL_CITATION {"citationID":"2IK3Psvg","properties":{"formattedCitation":"(Robb et al., 2008)","plainCitation":"(Robb et al., 2008)","dontUpdate":true,"noteIndex":0},"citationItems":[{"id":1130,"uris":["http://zotero.org/users/16770306/items/PRIIFRED"],"itemData":{"id":1130,"type":"article-journal","abstract":"Every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Pr="00826164">
        <w:rPr>
          <w:rFonts w:ascii="Times New Roman" w:hAnsi="Times New Roman" w:cs="Times New Roman"/>
          <w:lang w:val="en-CA"/>
        </w:rPr>
        <w:fldChar w:fldCharType="separate"/>
      </w:r>
      <w:r w:rsidRPr="00826164">
        <w:rPr>
          <w:rFonts w:ascii="Times New Roman" w:hAnsi="Times New Roman" w:cs="Times New Roman"/>
          <w:lang w:val="en-CA"/>
        </w:rPr>
        <w:fldChar w:fldCharType="end"/>
      </w:r>
      <w:r w:rsidRPr="00826164">
        <w:rPr>
          <w:rFonts w:ascii="Times New Roman" w:hAnsi="Times New Roman" w:cs="Times New Roman"/>
          <w:lang w:val="en-CA"/>
        </w:rPr>
        <w:t xml:space="preserve"> </w:t>
      </w:r>
      <w:r w:rsidR="03A33961" w:rsidRPr="00826164">
        <w:rPr>
          <w:rFonts w:ascii="Times New Roman" w:hAnsi="Times New Roman" w:cs="Times New Roman"/>
          <w:lang w:val="en-CA"/>
        </w:rPr>
        <w:t xml:space="preserve">We </w:t>
      </w:r>
      <w:r w:rsidR="20081FE4" w:rsidRPr="00826164">
        <w:rPr>
          <w:rFonts w:ascii="Times New Roman" w:hAnsi="Times New Roman" w:cs="Times New Roman"/>
          <w:lang w:val="en-CA"/>
        </w:rPr>
        <w:t xml:space="preserve">also </w:t>
      </w:r>
      <w:r w:rsidR="03A33961" w:rsidRPr="00826164">
        <w:rPr>
          <w:rFonts w:ascii="Times New Roman" w:hAnsi="Times New Roman" w:cs="Times New Roman"/>
          <w:lang w:val="en-CA"/>
        </w:rPr>
        <w:t xml:space="preserve">found </w:t>
      </w:r>
      <w:r w:rsidR="14232AF5" w:rsidRPr="00826164">
        <w:rPr>
          <w:rFonts w:ascii="Times New Roman" w:hAnsi="Times New Roman" w:cs="Times New Roman"/>
          <w:lang w:val="en-CA"/>
        </w:rPr>
        <w:t>a</w:t>
      </w:r>
      <w:r w:rsidR="47A23CB8" w:rsidRPr="00826164">
        <w:rPr>
          <w:rFonts w:ascii="Times New Roman" w:hAnsi="Times New Roman" w:cs="Times New Roman"/>
          <w:lang w:val="en-CA"/>
        </w:rPr>
        <w:t xml:space="preserve"> significant relationship with another anthropogenic </w:t>
      </w:r>
      <w:r w:rsidR="41F7B50F" w:rsidRPr="00826164">
        <w:rPr>
          <w:rFonts w:ascii="Times New Roman" w:hAnsi="Times New Roman" w:cs="Times New Roman"/>
          <w:lang w:val="en-CA"/>
        </w:rPr>
        <w:t>variable</w:t>
      </w:r>
      <w:r w:rsidR="47A23CB8" w:rsidRPr="00826164">
        <w:rPr>
          <w:rFonts w:ascii="Times New Roman" w:hAnsi="Times New Roman" w:cs="Times New Roman"/>
          <w:lang w:val="en-CA"/>
        </w:rPr>
        <w:t xml:space="preserve">, wherein </w:t>
      </w:r>
      <w:r w:rsidR="0E6089D8" w:rsidRPr="00826164">
        <w:rPr>
          <w:rFonts w:ascii="Times New Roman" w:hAnsi="Times New Roman" w:cs="Times New Roman"/>
          <w:lang w:val="en-CA"/>
        </w:rPr>
        <w:t>c</w:t>
      </w:r>
      <w:r w:rsidRPr="00826164">
        <w:rPr>
          <w:rFonts w:ascii="Times New Roman" w:hAnsi="Times New Roman" w:cs="Times New Roman"/>
          <w:lang w:val="en-CA"/>
        </w:rPr>
        <w:t xml:space="preserve">ardinals </w:t>
      </w:r>
      <w:r w:rsidR="105C9977" w:rsidRPr="00826164">
        <w:rPr>
          <w:rFonts w:ascii="Times New Roman" w:hAnsi="Times New Roman" w:cs="Times New Roman"/>
          <w:lang w:val="en-CA"/>
        </w:rPr>
        <w:t xml:space="preserve">were more likely to be found in areas with </w:t>
      </w:r>
      <w:r w:rsidR="33C67FF8" w:rsidRPr="00826164">
        <w:rPr>
          <w:rFonts w:ascii="Times New Roman" w:hAnsi="Times New Roman" w:cs="Times New Roman"/>
          <w:lang w:val="en-CA"/>
        </w:rPr>
        <w:t xml:space="preserve">higher </w:t>
      </w:r>
      <w:r w:rsidR="105C9977" w:rsidRPr="00826164">
        <w:rPr>
          <w:rFonts w:ascii="Times New Roman" w:hAnsi="Times New Roman" w:cs="Times New Roman"/>
          <w:lang w:val="en-CA"/>
        </w:rPr>
        <w:t>road cover</w:t>
      </w:r>
      <w:r w:rsidR="0DB00169" w:rsidRPr="00826164">
        <w:rPr>
          <w:rFonts w:ascii="Times New Roman" w:hAnsi="Times New Roman" w:cs="Times New Roman"/>
          <w:lang w:val="en-CA"/>
        </w:rPr>
        <w:t xml:space="preserve"> (</w:t>
      </w:r>
      <w:r w:rsidR="00D20ADB" w:rsidRPr="00826164">
        <w:rPr>
          <w:rFonts w:ascii="Times New Roman" w:hAnsi="Times New Roman" w:cs="Times New Roman"/>
          <w:lang w:val="en-CA"/>
        </w:rPr>
        <w:t>which may reflect higher residential development</w:t>
      </w:r>
      <w:r w:rsidR="00342D09" w:rsidRPr="00826164">
        <w:rPr>
          <w:rFonts w:ascii="Times New Roman" w:hAnsi="Times New Roman" w:cs="Times New Roman"/>
          <w:lang w:val="en-CA"/>
        </w:rPr>
        <w:t>) in both the suburban and urban sites.</w:t>
      </w:r>
      <w:r w:rsidR="105C9977" w:rsidRPr="00826164">
        <w:rPr>
          <w:rFonts w:ascii="Times New Roman" w:hAnsi="Times New Roman" w:cs="Times New Roman"/>
          <w:lang w:val="en-CA"/>
        </w:rPr>
        <w:t xml:space="preserve"> </w:t>
      </w:r>
      <w:r w:rsidR="004C571B" w:rsidRPr="00826164">
        <w:rPr>
          <w:rFonts w:ascii="Times New Roman" w:hAnsi="Times New Roman" w:cs="Times New Roman"/>
          <w:lang w:val="en-CA"/>
        </w:rPr>
        <w:t>This pattern is consistent</w:t>
      </w:r>
      <w:r w:rsidR="00F95290" w:rsidRPr="00826164">
        <w:rPr>
          <w:rFonts w:ascii="Times New Roman" w:hAnsi="Times New Roman" w:cs="Times New Roman"/>
          <w:lang w:val="en-CA"/>
        </w:rPr>
        <w:t xml:space="preserve"> with previous work showing a positive association between cardinals and urbanized landscapes during the breeding season </w:t>
      </w:r>
      <w:r w:rsidR="00F95290" w:rsidRPr="00826164">
        <w:rPr>
          <w:rFonts w:ascii="Times New Roman" w:hAnsi="Times New Roman" w:cs="Times New Roman"/>
          <w:lang w:val="en-CA"/>
        </w:rPr>
        <w:fldChar w:fldCharType="begin"/>
      </w:r>
      <w:r w:rsidR="00F95290" w:rsidRPr="00826164">
        <w:rPr>
          <w:rFonts w:ascii="Times New Roman" w:hAnsi="Times New Roman" w:cs="Times New Roman"/>
          <w:lang w:val="en-CA"/>
        </w:rPr>
        <w:instrText xml:space="preserve"> ADDIN ZOTERO_ITEM CSL_CITATION {"citationID":"PbESwbhn","properties":{"unsorted":false,"formattedCitation":"(Evans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00F95290" w:rsidRPr="00826164">
        <w:rPr>
          <w:rFonts w:ascii="Times New Roman" w:hAnsi="Times New Roman" w:cs="Times New Roman"/>
          <w:lang w:val="en-CA"/>
        </w:rPr>
        <w:fldChar w:fldCharType="separate"/>
      </w:r>
      <w:r w:rsidR="00F95290" w:rsidRPr="00826164">
        <w:rPr>
          <w:rFonts w:ascii="Times New Roman" w:hAnsi="Times New Roman" w:cs="Times New Roman"/>
          <w:noProof/>
          <w:lang w:val="en-CA"/>
        </w:rPr>
        <w:t>(Evans et al. 2015)</w:t>
      </w:r>
      <w:r w:rsidR="00F95290" w:rsidRPr="00826164">
        <w:rPr>
          <w:rFonts w:ascii="Times New Roman" w:hAnsi="Times New Roman" w:cs="Times New Roman"/>
          <w:lang w:val="en-CA"/>
        </w:rPr>
        <w:fldChar w:fldCharType="end"/>
      </w:r>
      <w:r w:rsidR="00656B1B">
        <w:rPr>
          <w:rFonts w:ascii="Times New Roman" w:hAnsi="Times New Roman" w:cs="Times New Roman"/>
          <w:lang w:val="en-CA"/>
        </w:rPr>
        <w:t xml:space="preserve">. </w:t>
      </w:r>
      <w:r w:rsidR="728F2BD0" w:rsidRPr="6CD637A7">
        <w:rPr>
          <w:rFonts w:ascii="Times New Roman" w:hAnsi="Times New Roman" w:cs="Times New Roman"/>
          <w:lang w:val="en-CA"/>
        </w:rPr>
        <w:t>Compar</w:t>
      </w:r>
      <w:r w:rsidR="403AE253" w:rsidRPr="6CD637A7">
        <w:rPr>
          <w:rFonts w:ascii="Times New Roman" w:hAnsi="Times New Roman" w:cs="Times New Roman"/>
          <w:lang w:val="en-CA"/>
        </w:rPr>
        <w:t>a</w:t>
      </w:r>
      <w:r w:rsidR="728F2BD0" w:rsidRPr="6CD637A7">
        <w:rPr>
          <w:rFonts w:ascii="Times New Roman" w:hAnsi="Times New Roman" w:cs="Times New Roman"/>
          <w:lang w:val="en-CA"/>
        </w:rPr>
        <w:t xml:space="preserve">tively, cardinal associations with natural cover differed across our urbanization gradient. </w:t>
      </w:r>
      <w:r w:rsidR="105C9977" w:rsidRPr="6CD637A7">
        <w:rPr>
          <w:rFonts w:ascii="Times New Roman" w:hAnsi="Times New Roman" w:cs="Times New Roman"/>
          <w:lang w:val="en-CA"/>
        </w:rPr>
        <w:t xml:space="preserve">At the urban site,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avoided the areas of highly contrasted vegetation structures, while at the peri-</w:t>
      </w:r>
      <w:r w:rsidR="105C9977" w:rsidRPr="6CD637A7">
        <w:rPr>
          <w:rFonts w:ascii="Times New Roman" w:hAnsi="Times New Roman" w:cs="Times New Roman"/>
          <w:lang w:val="en-CA"/>
        </w:rPr>
        <w:lastRenderedPageBreak/>
        <w:t xml:space="preserve">urban site they were more likely to occupy an area with an elevated standard deviation. These findings </w:t>
      </w:r>
      <w:r w:rsidR="00176030">
        <w:rPr>
          <w:rFonts w:ascii="Times New Roman" w:hAnsi="Times New Roman" w:cs="Times New Roman"/>
          <w:lang w:val="en-CA"/>
        </w:rPr>
        <w:t>suggest that vegetation structure may be associated with winter habitat use, which is consistent with a previous study</w:t>
      </w:r>
      <w:r w:rsidR="00115E81" w:rsidRPr="00115E81">
        <w:rPr>
          <w:rFonts w:ascii="Times New Roman" w:hAnsi="Times New Roman" w:cs="Times New Roman"/>
          <w:lang w:val="en-CA"/>
        </w:rPr>
        <w:t xml:space="preserve"> in</w:t>
      </w:r>
      <w:ins w:id="39" w:author="Frei,Barbara (ECCC)" w:date="2026-04-13T20:20:00Z" w16du:dateUtc="2026-04-13T20:20:16Z">
        <w:r w:rsidR="23833250" w:rsidRPr="00115E81">
          <w:rPr>
            <w:rFonts w:ascii="Times New Roman" w:hAnsi="Times New Roman" w:cs="Times New Roman"/>
            <w:lang w:val="en-CA"/>
          </w:rPr>
          <w:t xml:space="preserve"> </w:t>
        </w:r>
      </w:ins>
      <w:r w:rsidR="002B23E3">
        <w:rPr>
          <w:rFonts w:ascii="Times New Roman" w:hAnsi="Times New Roman" w:cs="Times New Roman"/>
          <w:lang w:val="en-CA"/>
        </w:rPr>
        <w:t>Delawa</w:t>
      </w:r>
      <w:r w:rsidR="00115E81">
        <w:rPr>
          <w:rFonts w:ascii="Times New Roman" w:hAnsi="Times New Roman" w:cs="Times New Roman"/>
          <w:lang w:val="en-CA"/>
        </w:rPr>
        <w:t>re and Maryland</w:t>
      </w:r>
      <w:r w:rsidR="00A2046B">
        <w:rPr>
          <w:rFonts w:ascii="Times New Roman" w:hAnsi="Times New Roman" w:cs="Times New Roman"/>
          <w:lang w:val="en-CA"/>
        </w:rPr>
        <w:t xml:space="preserve"> </w:t>
      </w:r>
      <w:r w:rsidR="00F5448D">
        <w:rPr>
          <w:rFonts w:ascii="Times New Roman" w:hAnsi="Times New Roman" w:cs="Times New Roman"/>
          <w:lang w:val="en-CA"/>
        </w:rPr>
        <w:t xml:space="preserve">identifying that </w:t>
      </w:r>
      <w:r w:rsidR="105C9977" w:rsidRPr="6CD637A7">
        <w:rPr>
          <w:rFonts w:ascii="Times New Roman" w:hAnsi="Times New Roman" w:cs="Times New Roman"/>
          <w:lang w:val="en-CA"/>
        </w:rPr>
        <w:t xml:space="preserve">vegetation structure is a particularly important variable in urban areas, specifically for </w:t>
      </w:r>
      <w:r w:rsidRPr="6CD637A7">
        <w:rPr>
          <w:rFonts w:ascii="Times New Roman" w:hAnsi="Times New Roman" w:cs="Times New Roman"/>
          <w:lang w:val="en-CA"/>
        </w:rPr>
        <w:t>cardinals</w:t>
      </w:r>
      <w:r w:rsidR="00F5448D">
        <w:rPr>
          <w:rFonts w:ascii="Times New Roman" w:hAnsi="Times New Roman" w:cs="Times New Roman"/>
          <w:lang w:val="en-CA"/>
        </w:rPr>
        <w:t xml:space="preserve"> during the bre</w:t>
      </w:r>
      <w:r w:rsidR="00C62E0C">
        <w:rPr>
          <w:rFonts w:ascii="Times New Roman" w:hAnsi="Times New Roman" w:cs="Times New Roman"/>
          <w:lang w:val="en-CA"/>
        </w:rPr>
        <w:t>eding season</w:t>
      </w:r>
      <w:r w:rsidRPr="6CD637A7">
        <w:rPr>
          <w:rFonts w:ascii="Times New Roman" w:hAnsi="Times New Roman" w:cs="Times New Roman"/>
          <w:lang w:val="en-CA"/>
        </w:rPr>
        <w:t xml:space="preserve">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(Duren et al. 2017)</w:t>
      </w:r>
      <w:r w:rsidRPr="6CD637A7">
        <w:rPr>
          <w:rFonts w:ascii="Times New Roman" w:hAnsi="Times New Roman" w:cs="Times New Roman"/>
          <w:lang w:val="en-CA"/>
        </w:rPr>
        <w:fldChar w:fldCharType="end"/>
      </w:r>
      <w:r w:rsidR="105C9977" w:rsidRPr="6CD637A7">
        <w:rPr>
          <w:rFonts w:ascii="Times New Roman" w:hAnsi="Times New Roman" w:cs="Times New Roman"/>
          <w:lang w:val="en-CA"/>
        </w:rPr>
        <w:t>. Post</w:t>
      </w:r>
      <w:r w:rsidR="34CEEB45" w:rsidRPr="6CD637A7">
        <w:rPr>
          <w:rFonts w:ascii="Times New Roman" w:hAnsi="Times New Roman" w:cs="Times New Roman"/>
          <w:lang w:val="en-CA"/>
        </w:rPr>
        <w:t>-</w:t>
      </w:r>
      <w:r w:rsidR="105C9977" w:rsidRPr="6CD637A7">
        <w:rPr>
          <w:rFonts w:ascii="Times New Roman" w:hAnsi="Times New Roman" w:cs="Times New Roman"/>
          <w:lang w:val="en-CA"/>
        </w:rPr>
        <w:t xml:space="preserve">fledging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 xml:space="preserve">in urban areas strongly select for habitat with a complex understory vegetation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{"citationID":"vp6JbmL5","properties":{"formattedCitation":"(Ausprey and Rodewald 2011)","plainCitation":"(Ausprey and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(Ausprey and Rodewald 2011)</w:t>
      </w:r>
      <w:r w:rsidRPr="6CD637A7">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r w:rsidR="7DE0BD68" w:rsidRPr="6CD637A7">
        <w:rPr>
          <w:rFonts w:ascii="Times New Roman" w:hAnsi="Times New Roman" w:cs="Times New Roman"/>
          <w:lang w:val="en-CA"/>
        </w:rPr>
        <w:t>We did not find evidence of the</w:t>
      </w:r>
      <w:r w:rsidR="105C9977" w:rsidRPr="6CD637A7">
        <w:rPr>
          <w:rFonts w:ascii="Times New Roman" w:hAnsi="Times New Roman" w:cs="Times New Roman"/>
          <w:lang w:val="en-CA"/>
        </w:rPr>
        <w:t xml:space="preserve"> same </w:t>
      </w:r>
      <w:r w:rsidR="00C62E0C">
        <w:rPr>
          <w:rFonts w:ascii="Times New Roman" w:hAnsi="Times New Roman" w:cs="Times New Roman"/>
          <w:lang w:val="en-CA"/>
        </w:rPr>
        <w:t>association</w:t>
      </w:r>
      <w:r w:rsidR="105C9977" w:rsidRPr="6CD637A7">
        <w:rPr>
          <w:rFonts w:ascii="Times New Roman" w:hAnsi="Times New Roman" w:cs="Times New Roman"/>
          <w:lang w:val="en-CA"/>
        </w:rPr>
        <w:t xml:space="preserve"> in the peri-urban site</w:t>
      </w:r>
      <w:r w:rsidR="00327E7F">
        <w:rPr>
          <w:rFonts w:ascii="Times New Roman" w:hAnsi="Times New Roman" w:cs="Times New Roman"/>
          <w:lang w:val="en-CA"/>
        </w:rPr>
        <w:t xml:space="preserve">. The </w:t>
      </w:r>
      <w:r w:rsidR="00BD58FB">
        <w:rPr>
          <w:rFonts w:ascii="Times New Roman" w:hAnsi="Times New Roman" w:cs="Times New Roman"/>
          <w:lang w:val="en-CA"/>
        </w:rPr>
        <w:t>reason</w:t>
      </w:r>
      <w:r w:rsidR="00327E7F">
        <w:rPr>
          <w:rFonts w:ascii="Times New Roman" w:hAnsi="Times New Roman" w:cs="Times New Roman"/>
          <w:lang w:val="en-CA"/>
        </w:rPr>
        <w:t xml:space="preserve"> for this discrepancy remains unclear, although variation in habitat availability or habitat heterogeneity among sites may </w:t>
      </w:r>
      <w:r w:rsidR="00EA21BE">
        <w:rPr>
          <w:rFonts w:ascii="Times New Roman" w:hAnsi="Times New Roman" w:cs="Times New Roman"/>
          <w:lang w:val="en-CA"/>
        </w:rPr>
        <w:t>be contributing factors</w:t>
      </w:r>
      <w:r w:rsidR="105C9977" w:rsidRPr="6CD637A7">
        <w:rPr>
          <w:rFonts w:ascii="Times New Roman" w:hAnsi="Times New Roman" w:cs="Times New Roman"/>
          <w:lang w:val="en-CA"/>
        </w:rPr>
        <w:t xml:space="preserve">. </w:t>
      </w:r>
      <w:r w:rsidR="030233BC" w:rsidRPr="6CD637A7">
        <w:rPr>
          <w:rFonts w:ascii="Times New Roman" w:hAnsi="Times New Roman" w:cs="Times New Roman"/>
          <w:lang w:val="en-CA"/>
        </w:rPr>
        <w:t>T</w:t>
      </w:r>
      <w:r w:rsidR="105C9977" w:rsidRPr="6CD637A7">
        <w:rPr>
          <w:rFonts w:ascii="Times New Roman" w:hAnsi="Times New Roman" w:cs="Times New Roman"/>
          <w:lang w:val="en-CA"/>
        </w:rPr>
        <w:t xml:space="preserve">he importance of vegetation architecture and composition in birds’ habitat selection </w:t>
      </w:r>
      <w:r w:rsidR="72EE89DB" w:rsidRPr="6CD637A7">
        <w:rPr>
          <w:rFonts w:ascii="Times New Roman" w:hAnsi="Times New Roman" w:cs="Times New Roman"/>
          <w:lang w:val="en-CA"/>
        </w:rPr>
        <w:t xml:space="preserve">is </w:t>
      </w:r>
      <w:r w:rsidR="105C9977" w:rsidRPr="6CD637A7">
        <w:rPr>
          <w:rFonts w:ascii="Times New Roman" w:hAnsi="Times New Roman" w:cs="Times New Roman"/>
          <w:lang w:val="en-CA"/>
        </w:rPr>
        <w:t xml:space="preserve">most likely scale-dependent </w:t>
      </w:r>
      <w:r w:rsidRPr="6CD637A7">
        <w:rPr>
          <w:rFonts w:ascii="Times New Roman" w:hAnsi="Times New Roman" w:cs="Times New Roman"/>
          <w:lang w:val="en-CA"/>
        </w:rPr>
        <w:fldChar w:fldCharType="begin"/>
      </w:r>
      <w:r w:rsidR="00902A55">
        <w:rPr>
          <w:rFonts w:ascii="Times New Roman" w:hAnsi="Times New Roman" w:cs="Times New Roman"/>
          <w:lang w:val="en-CA"/>
        </w:rPr>
        <w:instrText xml:space="preserve"> ADDIN ZOTERO_ITEM CSL_CITATION {"citationID":"ceMuIb1k","properties":{"formattedCitation":"(Deppe and Rotenberry 2008)","plainCitation":"(Deppe and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(Deppe and Rotenberry 2008)</w:t>
      </w:r>
      <w:r w:rsidRPr="6CD637A7">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r w:rsidR="7AF02E42" w:rsidRPr="6CD637A7">
        <w:rPr>
          <w:rFonts w:ascii="Times New Roman" w:hAnsi="Times New Roman" w:cs="Times New Roman"/>
          <w:lang w:val="en-CA"/>
        </w:rPr>
        <w:t>Our scale of effect analysis suggests that</w:t>
      </w:r>
      <w:r w:rsidR="20E09400" w:rsidRPr="6CD637A7">
        <w:rPr>
          <w:rFonts w:ascii="Times New Roman" w:hAnsi="Times New Roman" w:cs="Times New Roman"/>
          <w:lang w:val="en-CA"/>
        </w:rPr>
        <w:t xml:space="preserve">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select</w:t>
      </w:r>
      <w:r w:rsidR="1AA2D8D3" w:rsidRPr="6CD637A7">
        <w:rPr>
          <w:rFonts w:ascii="Times New Roman" w:hAnsi="Times New Roman" w:cs="Times New Roman"/>
          <w:lang w:val="en-CA"/>
        </w:rPr>
        <w:t>ed</w:t>
      </w:r>
      <w:r w:rsidR="105C9977" w:rsidRPr="6CD637A7">
        <w:rPr>
          <w:rFonts w:ascii="Times New Roman" w:hAnsi="Times New Roman" w:cs="Times New Roman"/>
          <w:lang w:val="en-CA"/>
        </w:rPr>
        <w:t xml:space="preserve"> their wintering habitats at a larger scale at the peri-urban location, compared to the urban site. </w:t>
      </w:r>
      <w:r w:rsidR="00A61AD2" w:rsidRPr="6CD637A7">
        <w:rPr>
          <w:rFonts w:ascii="Times New Roman" w:hAnsi="Times New Roman" w:cs="Times New Roman"/>
          <w:lang w:val="en-CA"/>
        </w:rPr>
        <w:t xml:space="preserve">It is possible that scale-dependent differences in vegetation cues </w:t>
      </w:r>
      <w:r w:rsidR="008F664A" w:rsidRPr="6CD637A7">
        <w:rPr>
          <w:rFonts w:ascii="Times New Roman" w:hAnsi="Times New Roman" w:cs="Times New Roman"/>
          <w:lang w:val="en-CA"/>
        </w:rPr>
        <w:t>contribute to this pattern, although we caution that the difference between the scales (25</w:t>
      </w:r>
      <w:r w:rsidR="00D5556A">
        <w:rPr>
          <w:rFonts w:ascii="Times New Roman" w:hAnsi="Times New Roman" w:cs="Times New Roman"/>
          <w:lang w:val="en-CA"/>
        </w:rPr>
        <w:t xml:space="preserve"> m</w:t>
      </w:r>
      <w:r w:rsidR="008F664A" w:rsidRPr="6CD637A7">
        <w:rPr>
          <w:rFonts w:ascii="Times New Roman" w:hAnsi="Times New Roman" w:cs="Times New Roman"/>
          <w:lang w:val="en-CA"/>
        </w:rPr>
        <w:t xml:space="preserve"> vs. 50 m) is modest and that this interpretation remains speculative without a direct test of the vegetation composition effect.</w:t>
      </w:r>
    </w:p>
    <w:p w14:paraId="18E92EA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40" w:name="_Toc205543134"/>
      <w:bookmarkStart w:id="41" w:name="_Toc205883891"/>
      <w:r w:rsidRPr="004C757A">
        <w:rPr>
          <w:rFonts w:ascii="Times New Roman" w:hAnsi="Times New Roman" w:cs="Times New Roman"/>
          <w:color w:val="000000" w:themeColor="text1"/>
          <w:sz w:val="24"/>
          <w:szCs w:val="24"/>
          <w:u w:val="single"/>
          <w:lang w:val="en-CA"/>
        </w:rPr>
        <w:t>Implications</w:t>
      </w:r>
      <w:bookmarkEnd w:id="40"/>
      <w:bookmarkEnd w:id="41"/>
    </w:p>
    <w:p w14:paraId="432BF29C" w14:textId="0F9D82B7" w:rsidR="007D6FF3" w:rsidRDefault="55FF861B" w:rsidP="6CD637A7">
      <w:pPr>
        <w:spacing w:line="480" w:lineRule="auto"/>
        <w:rPr>
          <w:rFonts w:ascii="Times New Roman" w:hAnsi="Times New Roman" w:cs="Times New Roman"/>
          <w:lang w:val="en-CA"/>
        </w:rPr>
      </w:pPr>
      <w:r w:rsidRPr="6CD637A7">
        <w:rPr>
          <w:rFonts w:ascii="Times New Roman" w:hAnsi="Times New Roman" w:cs="Times New Roman"/>
          <w:lang w:val="en-CA"/>
        </w:rPr>
        <w:t>We</w:t>
      </w:r>
      <w:r w:rsidR="77C8E758" w:rsidRPr="6CD637A7">
        <w:rPr>
          <w:rFonts w:ascii="Times New Roman" w:hAnsi="Times New Roman" w:cs="Times New Roman"/>
          <w:lang w:val="en-CA"/>
        </w:rPr>
        <w:t xml:space="preserve"> highlight the importance of fine-scale habitat features and resource availability in shaping winter ecology of a resident songbird along an urban gradient. The context-dependent responses we observed underscore the </w:t>
      </w:r>
      <w:r w:rsidR="00222288">
        <w:rPr>
          <w:rFonts w:ascii="Times New Roman" w:hAnsi="Times New Roman" w:cs="Times New Roman"/>
          <w:lang w:val="en-CA"/>
        </w:rPr>
        <w:t>importance</w:t>
      </w:r>
      <w:r w:rsidR="00FC4D9A">
        <w:rPr>
          <w:rFonts w:ascii="Times New Roman" w:hAnsi="Times New Roman" w:cs="Times New Roman"/>
          <w:lang w:val="en-CA"/>
        </w:rPr>
        <w:t xml:space="preserve"> of considering local habitat conditions and </w:t>
      </w:r>
      <w:r w:rsidR="00BD40C1">
        <w:rPr>
          <w:rFonts w:ascii="Times New Roman" w:hAnsi="Times New Roman" w:cs="Times New Roman"/>
          <w:lang w:val="en-CA"/>
        </w:rPr>
        <w:t>resources</w:t>
      </w:r>
      <w:r w:rsidR="00FC4D9A">
        <w:rPr>
          <w:rFonts w:ascii="Times New Roman" w:hAnsi="Times New Roman" w:cs="Times New Roman"/>
          <w:lang w:val="en-CA"/>
        </w:rPr>
        <w:t xml:space="preserve"> availability when managing UGS for resident bird species</w:t>
      </w:r>
      <w:r w:rsidR="77C8E758" w:rsidRPr="6CD637A7">
        <w:rPr>
          <w:rFonts w:ascii="Times New Roman" w:hAnsi="Times New Roman" w:cs="Times New Roman"/>
          <w:lang w:val="en-CA"/>
        </w:rPr>
        <w:t xml:space="preserve">. In particular, the reliance on bird feeders and avoidance of large public </w:t>
      </w:r>
      <w:r w:rsidR="0422A321" w:rsidRPr="6CD637A7">
        <w:rPr>
          <w:rFonts w:ascii="Times New Roman" w:hAnsi="Times New Roman" w:cs="Times New Roman"/>
          <w:lang w:val="en-CA"/>
        </w:rPr>
        <w:t>UGS</w:t>
      </w:r>
      <w:r w:rsidR="77C8E758" w:rsidRPr="6CD637A7">
        <w:rPr>
          <w:rFonts w:ascii="Times New Roman" w:hAnsi="Times New Roman" w:cs="Times New Roman"/>
          <w:lang w:val="en-CA"/>
        </w:rPr>
        <w:t xml:space="preserve"> suggests that private</w:t>
      </w:r>
      <w:r w:rsidR="0A091621" w:rsidRPr="6CD637A7">
        <w:rPr>
          <w:rFonts w:ascii="Times New Roman" w:hAnsi="Times New Roman" w:cs="Times New Roman"/>
          <w:lang w:val="en-CA"/>
        </w:rPr>
        <w:t xml:space="preserve"> UGS</w:t>
      </w:r>
      <w:r w:rsidR="77C8E758" w:rsidRPr="6CD637A7">
        <w:rPr>
          <w:rFonts w:ascii="Times New Roman" w:hAnsi="Times New Roman" w:cs="Times New Roman"/>
          <w:lang w:val="en-CA"/>
        </w:rPr>
        <w:t xml:space="preserve"> may play a disproportionately important role in supporting </w:t>
      </w:r>
      <w:r w:rsidR="50702D0B" w:rsidRPr="6CD637A7">
        <w:rPr>
          <w:rFonts w:ascii="Times New Roman" w:hAnsi="Times New Roman" w:cs="Times New Roman"/>
          <w:lang w:val="en-CA"/>
        </w:rPr>
        <w:t xml:space="preserve">certain </w:t>
      </w:r>
      <w:r w:rsidR="77C8E758" w:rsidRPr="6CD637A7">
        <w:rPr>
          <w:rFonts w:ascii="Times New Roman" w:hAnsi="Times New Roman" w:cs="Times New Roman"/>
          <w:lang w:val="en-CA"/>
        </w:rPr>
        <w:t>overwintering birds.</w:t>
      </w:r>
      <w:r w:rsidR="30FB5711" w:rsidRPr="6CD637A7">
        <w:rPr>
          <w:rFonts w:ascii="Times New Roman" w:hAnsi="Times New Roman" w:cs="Times New Roman"/>
          <w:lang w:val="en-CA"/>
        </w:rPr>
        <w:t xml:space="preserve"> </w:t>
      </w:r>
      <w:r w:rsidR="00873486" w:rsidRPr="6CD637A7">
        <w:rPr>
          <w:rFonts w:ascii="Times New Roman" w:eastAsia="Times New Roman" w:hAnsi="Times New Roman" w:cs="Times New Roman"/>
          <w:color w:val="000000" w:themeColor="text1"/>
          <w:lang w:val="en-CA"/>
        </w:rPr>
        <w:t xml:space="preserve">This highlights the often-overlooked importance of private UGS in conservation, even though they are a dominant </w:t>
      </w:r>
      <w:r w:rsidR="00873486" w:rsidRPr="6CD637A7">
        <w:rPr>
          <w:rFonts w:ascii="Times New Roman" w:eastAsia="Times New Roman" w:hAnsi="Times New Roman" w:cs="Times New Roman"/>
          <w:color w:val="000000" w:themeColor="text1"/>
          <w:lang w:val="en-CA"/>
        </w:rPr>
        <w:lastRenderedPageBreak/>
        <w:t xml:space="preserve">and highly diverse part of nature in cities </w:t>
      </w:r>
      <w:r w:rsidR="00873486" w:rsidRPr="6CD637A7">
        <w:rPr>
          <w:rFonts w:ascii="Times New Roman" w:eastAsia="Times New Roman" w:hAnsi="Times New Roman" w:cs="Times New Roman"/>
          <w:color w:val="000000" w:themeColor="text1"/>
          <w:lang w:val="en-CA"/>
        </w:rPr>
        <w:fldChar w:fldCharType="begin"/>
      </w:r>
      <w:r w:rsidR="00873486" w:rsidRPr="6CD637A7">
        <w:rPr>
          <w:rFonts w:ascii="Times New Roman" w:eastAsia="Times New Roman" w:hAnsi="Times New Roman" w:cs="Times New Roman"/>
          <w:color w:val="000000" w:themeColor="text1"/>
          <w:lang w:val="en-CA"/>
        </w:rPr>
        <w:instrText xml:space="preserve"> ADDIN ZOTERO_ITEM CSL_CITATION {"citationID":"0dmM5UBf","properties":{"formattedCitation":"(Goddard et al. 2010; Hutt-Taylor and Ziter 2022)","plainCitation":"(Goddard et al. 2010; Hutt-Taylor and Ziter 2022)","noteIndex":0},"citationItems":[{"id":1271,"uris":["http://zotero.org/users/16770306/items/4A74XHLT"],"itemData":{"id":1271,"type":"article-journal","abstract":"As urbanisation increases globally and the natural environment becomes increasingly fragmented, the importance of urban green spaces for biodiversity conservation grows. In many countries, private gardens are a major component of urban green space and can provide considerable biodiversity benefits. Gardens and adjacent habitats form interconnected networks and a landscape ecology framework is necessary to understand the relationship between the spatial configuration of garden patches and their constituent biodiversity. A scale-dependent tension is apparent in garden management, whereby the individual garden is much smaller than the unit of management needed to retain viable populations. To overcome this, here we suggest mechanisms for encouraging ‘wildlife-friendly’ management of collections of gardens across scales from the neighbourhood to the city.","container-title":"Trends in Ecology &amp; Evolution","DOI":"10.1016/j.tree.2009.07.016","ISSN":"0169-5347","issue":"2","journalAbbreviation":"Trends in Ecology &amp; Evolution","page":"90-98","title":"Scaling up from gardens: biodiversity conservation in urban environments","volume":"25","author":[{"family":"Goddard","given":"Mark A."},{"family":"Dougill","given":"Andrew J."},{"family":"Benton","given":"Tim G."}],"issued":{"date-parts":[["2010",2,1]]}}},{"id":965,"uris":["http://zotero.org/users/16770306/items/DLLRTIU4"],"itemData":{"id":965,"type":"article-journal","abstract":"The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D."}],"issued":{"date-parts":[["2022",12,1]]}}}],"schema":"https://github.com/citation-style-language/schema/raw/master/csl-citation.json"} </w:instrText>
      </w:r>
      <w:r w:rsidR="00873486" w:rsidRPr="6CD637A7">
        <w:rPr>
          <w:rFonts w:ascii="Times New Roman" w:eastAsia="Times New Roman" w:hAnsi="Times New Roman" w:cs="Times New Roman"/>
          <w:color w:val="000000" w:themeColor="text1"/>
          <w:lang w:val="en-CA"/>
        </w:rPr>
        <w:fldChar w:fldCharType="separate"/>
      </w:r>
      <w:r w:rsidR="00873486" w:rsidRPr="6CD637A7">
        <w:rPr>
          <w:rFonts w:ascii="Times New Roman" w:eastAsia="Times New Roman" w:hAnsi="Times New Roman" w:cs="Times New Roman"/>
          <w:noProof/>
          <w:color w:val="000000" w:themeColor="text1"/>
          <w:lang w:val="en-CA"/>
        </w:rPr>
        <w:t>(Goddard et al. 2010; Hutt-Taylor and Ziter 2022)</w:t>
      </w:r>
      <w:r w:rsidR="00873486" w:rsidRPr="6CD637A7">
        <w:rPr>
          <w:rFonts w:ascii="Times New Roman" w:eastAsia="Times New Roman" w:hAnsi="Times New Roman" w:cs="Times New Roman"/>
          <w:color w:val="000000" w:themeColor="text1"/>
          <w:lang w:val="en-CA"/>
        </w:rPr>
        <w:fldChar w:fldCharType="end"/>
      </w:r>
      <w:r w:rsidR="00873486" w:rsidRPr="6CD637A7">
        <w:rPr>
          <w:rFonts w:ascii="Times New Roman" w:eastAsia="Times New Roman" w:hAnsi="Times New Roman" w:cs="Times New Roman"/>
          <w:color w:val="000000" w:themeColor="text1"/>
          <w:lang w:val="en-CA"/>
        </w:rPr>
        <w:t>.</w:t>
      </w:r>
      <w:r w:rsidR="009B07AA">
        <w:rPr>
          <w:rFonts w:ascii="Times New Roman" w:eastAsia="Times New Roman" w:hAnsi="Times New Roman" w:cs="Times New Roman"/>
          <w:color w:val="000000" w:themeColor="text1"/>
          <w:lang w:val="en-CA"/>
        </w:rPr>
        <w:t xml:space="preserve"> </w:t>
      </w:r>
      <w:r w:rsidR="30FB5711" w:rsidRPr="6CD637A7">
        <w:rPr>
          <w:rFonts w:ascii="Times New Roman" w:hAnsi="Times New Roman" w:cs="Times New Roman"/>
          <w:lang w:val="en-CA"/>
        </w:rPr>
        <w:t xml:space="preserve">While our study species is not </w:t>
      </w:r>
      <w:r w:rsidR="47F0E1C9" w:rsidRPr="6CD637A7">
        <w:rPr>
          <w:rFonts w:ascii="Times New Roman" w:hAnsi="Times New Roman" w:cs="Times New Roman"/>
          <w:lang w:val="en-CA"/>
        </w:rPr>
        <w:t>one</w:t>
      </w:r>
      <w:r w:rsidR="30FB5711" w:rsidRPr="6CD637A7">
        <w:rPr>
          <w:rFonts w:ascii="Times New Roman" w:hAnsi="Times New Roman" w:cs="Times New Roman"/>
          <w:lang w:val="en-CA"/>
        </w:rPr>
        <w:t xml:space="preserve"> of conservation concern, it is culturally </w:t>
      </w:r>
      <w:r w:rsidR="3CA31904" w:rsidRPr="6CD637A7">
        <w:rPr>
          <w:rFonts w:ascii="Times New Roman" w:hAnsi="Times New Roman" w:cs="Times New Roman"/>
          <w:lang w:val="en-CA"/>
        </w:rPr>
        <w:t>recognized and may serve as an important species to connect people to nature in urban areas.</w:t>
      </w:r>
      <w:r w:rsidR="77C8E758" w:rsidRPr="6CD637A7">
        <w:rPr>
          <w:rFonts w:ascii="Times New Roman" w:hAnsi="Times New Roman" w:cs="Times New Roman"/>
          <w:lang w:val="en-CA"/>
        </w:rPr>
        <w:t xml:space="preserve"> As urban development intensifies, integrating biodiversity-friendly practices such as preserving vertically complex vegetation and enhancing connectivity between small habitat patches </w:t>
      </w:r>
      <w:r w:rsidR="00B65095">
        <w:rPr>
          <w:rFonts w:ascii="Times New Roman" w:hAnsi="Times New Roman" w:cs="Times New Roman"/>
          <w:lang w:val="en-CA"/>
        </w:rPr>
        <w:t>may</w:t>
      </w:r>
      <w:r w:rsidR="77C8E758" w:rsidRPr="6CD637A7">
        <w:rPr>
          <w:rFonts w:ascii="Times New Roman" w:hAnsi="Times New Roman" w:cs="Times New Roman"/>
          <w:lang w:val="en-CA"/>
        </w:rPr>
        <w:t xml:space="preserve"> help sustain </w:t>
      </w:r>
      <w:r w:rsidR="00B65095">
        <w:rPr>
          <w:rFonts w:ascii="Times New Roman" w:hAnsi="Times New Roman" w:cs="Times New Roman"/>
          <w:lang w:val="en-CA"/>
        </w:rPr>
        <w:t>populations of resident birds that rely on UGS during the winter</w:t>
      </w:r>
      <w:r w:rsidR="77C8E758" w:rsidRPr="6CD637A7">
        <w:rPr>
          <w:rFonts w:ascii="Times New Roman" w:hAnsi="Times New Roman" w:cs="Times New Roman"/>
          <w:lang w:val="en-CA"/>
        </w:rPr>
        <w:t xml:space="preserve">. </w:t>
      </w:r>
      <w:r w:rsidR="000E7F27">
        <w:rPr>
          <w:rFonts w:ascii="Times New Roman" w:hAnsi="Times New Roman" w:cs="Times New Roman"/>
          <w:lang w:val="en-CA"/>
        </w:rPr>
        <w:t>Together</w:t>
      </w:r>
      <w:r w:rsidR="001B3A70" w:rsidRPr="6CD637A7">
        <w:rPr>
          <w:rFonts w:ascii="Times New Roman" w:hAnsi="Times New Roman" w:cs="Times New Roman"/>
          <w:lang w:val="en-CA"/>
        </w:rPr>
        <w:t xml:space="preserve">, our </w:t>
      </w:r>
      <w:r w:rsidR="00E52E9A" w:rsidRPr="6CD637A7">
        <w:rPr>
          <w:rFonts w:ascii="Times New Roman" w:hAnsi="Times New Roman" w:cs="Times New Roman"/>
          <w:lang w:val="en-CA"/>
        </w:rPr>
        <w:t>results</w:t>
      </w:r>
      <w:r w:rsidR="001B3A70" w:rsidRPr="6CD637A7">
        <w:rPr>
          <w:rFonts w:ascii="Times New Roman" w:hAnsi="Times New Roman" w:cs="Times New Roman"/>
          <w:lang w:val="en-CA"/>
        </w:rPr>
        <w:t xml:space="preserve"> highlight how habitat </w:t>
      </w:r>
      <w:r w:rsidR="00B40BA2">
        <w:rPr>
          <w:rFonts w:ascii="Times New Roman" w:hAnsi="Times New Roman" w:cs="Times New Roman"/>
          <w:lang w:val="en-CA"/>
        </w:rPr>
        <w:t>association</w:t>
      </w:r>
      <w:r w:rsidR="001B3A70" w:rsidRPr="6CD637A7">
        <w:rPr>
          <w:rFonts w:ascii="Times New Roman" w:hAnsi="Times New Roman" w:cs="Times New Roman"/>
          <w:lang w:val="en-CA"/>
        </w:rPr>
        <w:t xml:space="preserve"> by a resident bird species is shaped by both landscape-level context and fine-scale resource availability. This multi-scale perspective </w:t>
      </w:r>
      <w:r w:rsidR="00734BCE" w:rsidRPr="6CD637A7">
        <w:rPr>
          <w:rFonts w:ascii="Times New Roman" w:hAnsi="Times New Roman" w:cs="Times New Roman"/>
          <w:lang w:val="en-CA"/>
        </w:rPr>
        <w:t xml:space="preserve">demonstrates the importance </w:t>
      </w:r>
      <w:r w:rsidR="00243B81" w:rsidRPr="6CD637A7">
        <w:rPr>
          <w:rFonts w:ascii="Times New Roman" w:hAnsi="Times New Roman" w:cs="Times New Roman"/>
          <w:lang w:val="en-CA"/>
        </w:rPr>
        <w:t>of</w:t>
      </w:r>
      <w:r w:rsidR="00734BCE" w:rsidRPr="6CD637A7">
        <w:rPr>
          <w:rFonts w:ascii="Times New Roman" w:hAnsi="Times New Roman" w:cs="Times New Roman"/>
          <w:lang w:val="en-CA"/>
        </w:rPr>
        <w:t xml:space="preserve"> considering </w:t>
      </w:r>
      <w:r w:rsidR="00902F6B" w:rsidRPr="6CD637A7">
        <w:rPr>
          <w:rFonts w:ascii="Times New Roman" w:hAnsi="Times New Roman" w:cs="Times New Roman"/>
          <w:lang w:val="en-CA"/>
        </w:rPr>
        <w:t>hierarchical</w:t>
      </w:r>
      <w:r w:rsidR="00E52E9A" w:rsidRPr="6CD637A7">
        <w:rPr>
          <w:rFonts w:ascii="Times New Roman" w:hAnsi="Times New Roman" w:cs="Times New Roman"/>
          <w:lang w:val="en-CA"/>
        </w:rPr>
        <w:t xml:space="preserve"> habitat use in urban ecology and conservation. </w:t>
      </w:r>
      <w:r w:rsidR="77C8E758" w:rsidRPr="6CD637A7">
        <w:rPr>
          <w:rFonts w:ascii="Times New Roman" w:hAnsi="Times New Roman" w:cs="Times New Roman"/>
          <w:lang w:val="en-CA"/>
        </w:rPr>
        <w:t xml:space="preserve">More broadly, our findings join a growing body of work emphasizing the ecological importance of urban landscape’s elements and highlight the need for inclusive </w:t>
      </w:r>
      <w:r w:rsidR="00B65D1D" w:rsidRPr="6CD637A7">
        <w:rPr>
          <w:rFonts w:ascii="Times New Roman" w:hAnsi="Times New Roman" w:cs="Times New Roman"/>
          <w:lang w:val="en-CA"/>
        </w:rPr>
        <w:t xml:space="preserve">UGS </w:t>
      </w:r>
      <w:r w:rsidR="77C8E758" w:rsidRPr="6CD637A7">
        <w:rPr>
          <w:rFonts w:ascii="Times New Roman" w:hAnsi="Times New Roman" w:cs="Times New Roman"/>
          <w:lang w:val="en-CA"/>
        </w:rPr>
        <w:t>planning that includes both public and private green infrastructures.</w:t>
      </w:r>
    </w:p>
    <w:p w14:paraId="4CF75A8E" w14:textId="77777777" w:rsidR="00E15371" w:rsidRDefault="00E15371" w:rsidP="00E15371">
      <w:pPr>
        <w:spacing w:line="480" w:lineRule="auto"/>
        <w:rPr>
          <w:rFonts w:ascii="Times New Roman" w:hAnsi="Times New Roman" w:cs="Times New Roman"/>
          <w:lang w:val="en-CA"/>
        </w:rPr>
      </w:pPr>
    </w:p>
    <w:p w14:paraId="4EAC5F6D" w14:textId="77777777" w:rsidR="00901CED" w:rsidRDefault="00901CED" w:rsidP="00E15371">
      <w:pPr>
        <w:spacing w:line="480" w:lineRule="auto"/>
        <w:rPr>
          <w:rFonts w:ascii="Times New Roman" w:hAnsi="Times New Roman" w:cs="Times New Roman"/>
          <w:lang w:val="en-CA"/>
        </w:rPr>
      </w:pPr>
    </w:p>
    <w:p w14:paraId="47FD08C4" w14:textId="77777777" w:rsidR="00691E55" w:rsidRDefault="00691E55" w:rsidP="00E15371">
      <w:pPr>
        <w:spacing w:line="480" w:lineRule="auto"/>
        <w:rPr>
          <w:rFonts w:ascii="Times New Roman" w:hAnsi="Times New Roman" w:cs="Times New Roman"/>
          <w:lang w:val="en-CA"/>
        </w:rPr>
      </w:pPr>
    </w:p>
    <w:p w14:paraId="45AB6F8F" w14:textId="77777777" w:rsidR="00691E55" w:rsidRDefault="00691E55" w:rsidP="00E15371">
      <w:pPr>
        <w:spacing w:line="480" w:lineRule="auto"/>
        <w:rPr>
          <w:rFonts w:ascii="Times New Roman" w:hAnsi="Times New Roman" w:cs="Times New Roman"/>
          <w:lang w:val="en-CA"/>
        </w:rPr>
      </w:pPr>
    </w:p>
    <w:p w14:paraId="0A3E6026" w14:textId="77777777" w:rsidR="00691E55" w:rsidRDefault="00691E55" w:rsidP="00E15371">
      <w:pPr>
        <w:spacing w:line="480" w:lineRule="auto"/>
        <w:rPr>
          <w:rFonts w:ascii="Times New Roman" w:hAnsi="Times New Roman" w:cs="Times New Roman"/>
          <w:lang w:val="en-CA"/>
        </w:rPr>
      </w:pPr>
    </w:p>
    <w:p w14:paraId="2943CC10" w14:textId="77777777" w:rsidR="00691E55" w:rsidRDefault="00691E55" w:rsidP="00E15371">
      <w:pPr>
        <w:spacing w:line="480" w:lineRule="auto"/>
        <w:rPr>
          <w:rFonts w:ascii="Times New Roman" w:hAnsi="Times New Roman" w:cs="Times New Roman"/>
          <w:lang w:val="en-CA"/>
        </w:rPr>
      </w:pPr>
    </w:p>
    <w:p w14:paraId="45D1A451" w14:textId="77777777" w:rsidR="00691E55" w:rsidRDefault="00691E55" w:rsidP="00E15371">
      <w:pPr>
        <w:spacing w:line="480" w:lineRule="auto"/>
        <w:rPr>
          <w:rFonts w:ascii="Times New Roman" w:hAnsi="Times New Roman" w:cs="Times New Roman"/>
          <w:lang w:val="en-CA"/>
        </w:rPr>
      </w:pPr>
    </w:p>
    <w:p w14:paraId="403DAB88" w14:textId="77777777" w:rsidR="00691E55" w:rsidRDefault="00691E55" w:rsidP="00E15371">
      <w:pPr>
        <w:spacing w:line="480" w:lineRule="auto"/>
        <w:rPr>
          <w:rFonts w:ascii="Times New Roman" w:hAnsi="Times New Roman" w:cs="Times New Roman"/>
          <w:lang w:val="en-CA"/>
        </w:rPr>
      </w:pPr>
    </w:p>
    <w:p w14:paraId="7DA09BC3" w14:textId="77777777" w:rsidR="00691E55" w:rsidRDefault="00691E55" w:rsidP="00E15371">
      <w:pPr>
        <w:spacing w:line="480" w:lineRule="auto"/>
        <w:rPr>
          <w:rFonts w:ascii="Times New Roman" w:hAnsi="Times New Roman" w:cs="Times New Roman"/>
          <w:lang w:val="en-CA"/>
        </w:rPr>
      </w:pPr>
    </w:p>
    <w:p w14:paraId="08072E8E" w14:textId="4CDC9BC6" w:rsidR="007D6FF3" w:rsidRPr="00254FE7" w:rsidRDefault="00E15371" w:rsidP="007D6FF3">
      <w:pPr>
        <w:pStyle w:val="Heading3"/>
        <w:jc w:val="both"/>
        <w:rPr>
          <w:rFonts w:ascii="Times New Roman" w:hAnsi="Times New Roman" w:cs="Times New Roman"/>
          <w:color w:val="000000" w:themeColor="text1"/>
          <w:sz w:val="40"/>
          <w:szCs w:val="40"/>
          <w:lang w:val="en-CA"/>
        </w:rPr>
      </w:pPr>
      <w:r>
        <w:rPr>
          <w:rFonts w:ascii="Times New Roman" w:hAnsi="Times New Roman" w:cs="Times New Roman"/>
          <w:color w:val="000000" w:themeColor="text1"/>
          <w:sz w:val="40"/>
          <w:szCs w:val="40"/>
          <w:lang w:val="en-CA"/>
        </w:rPr>
        <w:lastRenderedPageBreak/>
        <w:t>Literature Cited</w:t>
      </w:r>
    </w:p>
    <w:p w14:paraId="76D920B8" w14:textId="77777777" w:rsidR="007D0E63" w:rsidRPr="007D0E63" w:rsidRDefault="007D6FF3" w:rsidP="007D0E63">
      <w:pPr>
        <w:pStyle w:val="Bibliography"/>
        <w:rPr>
          <w:lang w:val="en-US"/>
        </w:rPr>
      </w:pPr>
      <w:r w:rsidRPr="004C757A">
        <w:rPr>
          <w:lang w:val="en-CA"/>
        </w:rPr>
        <w:fldChar w:fldCharType="begin"/>
      </w:r>
      <w:r w:rsidR="00725A91">
        <w:rPr>
          <w:lang w:val="en-CA"/>
        </w:rPr>
        <w:instrText xml:space="preserve"> ADDIN ZOTERO_BIBL {"uncited":[],"omitted":[],"custom":[]} CSL_BIBLIOGRAPHY </w:instrText>
      </w:r>
      <w:r w:rsidRPr="004C757A">
        <w:rPr>
          <w:lang w:val="en-CA"/>
        </w:rPr>
        <w:fldChar w:fldCharType="separate"/>
      </w:r>
      <w:proofErr w:type="spellStart"/>
      <w:r w:rsidR="007D0E63" w:rsidRPr="007D0E63">
        <w:rPr>
          <w:lang w:val="en-US"/>
        </w:rPr>
        <w:t>Altwegg</w:t>
      </w:r>
      <w:proofErr w:type="spellEnd"/>
      <w:r w:rsidR="007D0E63" w:rsidRPr="007D0E63">
        <w:rPr>
          <w:lang w:val="en-US"/>
        </w:rPr>
        <w:t xml:space="preserve"> R, Jenkins A, Abadi F (2014) Nestboxes and immigration drive the growth of an urban Peregrine Falcon </w:t>
      </w:r>
      <w:r w:rsidR="007D0E63" w:rsidRPr="007D0E63">
        <w:rPr>
          <w:i/>
          <w:iCs/>
          <w:lang w:val="en-US"/>
        </w:rPr>
        <w:t>Falco peregrinus</w:t>
      </w:r>
      <w:r w:rsidR="007D0E63" w:rsidRPr="007D0E63">
        <w:rPr>
          <w:lang w:val="en-US"/>
        </w:rPr>
        <w:t xml:space="preserve"> population. Ibis 156:107–115. https://doi.org/10.1111/ibi.12125</w:t>
      </w:r>
    </w:p>
    <w:p w14:paraId="02C92BA2" w14:textId="77777777" w:rsidR="007D0E63" w:rsidRPr="007D0E63" w:rsidRDefault="007D0E63" w:rsidP="007D0E63">
      <w:pPr>
        <w:pStyle w:val="Bibliography"/>
        <w:rPr>
          <w:lang w:val="en-US"/>
        </w:rPr>
      </w:pPr>
      <w:proofErr w:type="spellStart"/>
      <w:r w:rsidRPr="007D0E63">
        <w:rPr>
          <w:lang w:val="en-US"/>
        </w:rPr>
        <w:t>Ausprey</w:t>
      </w:r>
      <w:proofErr w:type="spellEnd"/>
      <w:r w:rsidRPr="007D0E63">
        <w:rPr>
          <w:lang w:val="en-US"/>
        </w:rPr>
        <w:t xml:space="preserve"> IJ, Rodewald AD (2011) Postfledging Survivorship and Habitat Selection Across </w:t>
      </w:r>
      <w:proofErr w:type="gramStart"/>
      <w:r w:rsidRPr="007D0E63">
        <w:rPr>
          <w:lang w:val="en-US"/>
        </w:rPr>
        <w:t>A</w:t>
      </w:r>
      <w:proofErr w:type="gramEnd"/>
      <w:r w:rsidRPr="007D0E63">
        <w:rPr>
          <w:lang w:val="en-US"/>
        </w:rPr>
        <w:t xml:space="preserve"> Rural-To-Urban Landscape Gradient. The Auk 128:293–302. https://doi.org/10.1525/auk.2011.10158</w:t>
      </w:r>
    </w:p>
    <w:p w14:paraId="7A9B91D5" w14:textId="77777777" w:rsidR="007D0E63" w:rsidRPr="007D0E63" w:rsidRDefault="007D0E63" w:rsidP="007D0E63">
      <w:pPr>
        <w:pStyle w:val="Bibliography"/>
        <w:rPr>
          <w:lang w:val="en-US"/>
        </w:rPr>
      </w:pPr>
      <w:r w:rsidRPr="007D0E63">
        <w:rPr>
          <w:lang w:val="en-US"/>
        </w:rPr>
        <w:t xml:space="preserve">Barron DG, </w:t>
      </w:r>
      <w:proofErr w:type="spellStart"/>
      <w:r w:rsidRPr="007D0E63">
        <w:rPr>
          <w:lang w:val="en-US"/>
        </w:rPr>
        <w:t>Weatherhead</w:t>
      </w:r>
      <w:proofErr w:type="spellEnd"/>
      <w:r w:rsidRPr="007D0E63">
        <w:rPr>
          <w:lang w:val="en-US"/>
        </w:rPr>
        <w:t xml:space="preserve"> PJ, Brawn JD (2013) A Test of Radio-Transmitter Effects on Parental Investment and Productivity in the Northern Cardinal. The Condor 115:669–676. https://doi.org/10.1525/cond.2013.120149</w:t>
      </w:r>
    </w:p>
    <w:p w14:paraId="3D368A1F" w14:textId="77777777" w:rsidR="007D0E63" w:rsidRPr="007D0E63" w:rsidRDefault="007D0E63" w:rsidP="007D0E63">
      <w:pPr>
        <w:pStyle w:val="Bibliography"/>
        <w:rPr>
          <w:lang w:val="en-US"/>
        </w:rPr>
      </w:pPr>
      <w:proofErr w:type="spellStart"/>
      <w:r w:rsidRPr="007D0E63">
        <w:rPr>
          <w:lang w:val="en-US"/>
        </w:rPr>
        <w:t>Beddall</w:t>
      </w:r>
      <w:proofErr w:type="spellEnd"/>
      <w:r w:rsidRPr="007D0E63">
        <w:rPr>
          <w:lang w:val="en-US"/>
        </w:rPr>
        <w:t xml:space="preserve"> B (1963) Range Expansion of the Cardinal and Other Birds in the Northeastern States. Wilson Bull 75:140–158</w:t>
      </w:r>
    </w:p>
    <w:p w14:paraId="705DADB0" w14:textId="77777777" w:rsidR="007D0E63" w:rsidRPr="007D0E63" w:rsidRDefault="007D0E63" w:rsidP="007D0E63">
      <w:pPr>
        <w:pStyle w:val="Bibliography"/>
        <w:rPr>
          <w:lang w:val="en-US"/>
        </w:rPr>
      </w:pPr>
      <w:r w:rsidRPr="007D0E63">
        <w:rPr>
          <w:lang w:val="en-US"/>
        </w:rPr>
        <w:t>Bressler SA, Diamant ES, Tingley MW, Yeh PJ (2020) Nests in the cities: adaptive and non-adaptive phenotypic plasticity and convergence in an urban bird. Proc R Soc B Biol Sci 287:20202122. https://doi.org/10.1098/rspb.2020.2122</w:t>
      </w:r>
    </w:p>
    <w:p w14:paraId="54DD1E64" w14:textId="77777777" w:rsidR="007D0E63" w:rsidRPr="007D0E63" w:rsidRDefault="007D0E63" w:rsidP="007D0E63">
      <w:pPr>
        <w:pStyle w:val="Bibliography"/>
        <w:rPr>
          <w:lang w:val="en-US"/>
        </w:rPr>
      </w:pPr>
      <w:r w:rsidRPr="007D0E63">
        <w:rPr>
          <w:lang w:val="en-US"/>
        </w:rPr>
        <w:t xml:space="preserve">Burnham KP, Anderson DR (2002) Model Selection and </w:t>
      </w:r>
      <w:proofErr w:type="spellStart"/>
      <w:r w:rsidRPr="007D0E63">
        <w:rPr>
          <w:lang w:val="en-US"/>
        </w:rPr>
        <w:t>Multimodel</w:t>
      </w:r>
      <w:proofErr w:type="spellEnd"/>
      <w:r w:rsidRPr="007D0E63">
        <w:rPr>
          <w:lang w:val="en-US"/>
        </w:rPr>
        <w:t xml:space="preserve"> Inference, 2nd </w:t>
      </w:r>
      <w:proofErr w:type="spellStart"/>
      <w:r w:rsidRPr="007D0E63">
        <w:rPr>
          <w:lang w:val="en-US"/>
        </w:rPr>
        <w:t>edn</w:t>
      </w:r>
      <w:proofErr w:type="spellEnd"/>
      <w:r w:rsidRPr="007D0E63">
        <w:rPr>
          <w:lang w:val="en-US"/>
        </w:rPr>
        <w:t>.</w:t>
      </w:r>
    </w:p>
    <w:p w14:paraId="41E3B9EB" w14:textId="77777777" w:rsidR="007D0E63" w:rsidRPr="007D0E63" w:rsidRDefault="007D0E63" w:rsidP="007D0E63">
      <w:pPr>
        <w:pStyle w:val="Bibliography"/>
        <w:rPr>
          <w:lang w:val="en-US"/>
        </w:rPr>
      </w:pPr>
      <w:proofErr w:type="spellStart"/>
      <w:r w:rsidRPr="007D0E63">
        <w:rPr>
          <w:lang w:val="en-US"/>
        </w:rPr>
        <w:t>Calenge</w:t>
      </w:r>
      <w:proofErr w:type="spellEnd"/>
      <w:r w:rsidRPr="007D0E63">
        <w:rPr>
          <w:lang w:val="en-US"/>
        </w:rPr>
        <w:t xml:space="preserve"> C (2023) Home Range Estimation in R: the </w:t>
      </w:r>
      <w:proofErr w:type="spellStart"/>
      <w:r w:rsidRPr="007D0E63">
        <w:rPr>
          <w:lang w:val="en-US"/>
        </w:rPr>
        <w:t>adehabitatHR</w:t>
      </w:r>
      <w:proofErr w:type="spellEnd"/>
      <w:r w:rsidRPr="007D0E63">
        <w:rPr>
          <w:lang w:val="en-US"/>
        </w:rPr>
        <w:t xml:space="preserve"> Package</w:t>
      </w:r>
    </w:p>
    <w:p w14:paraId="5860532C" w14:textId="77777777" w:rsidR="007D0E63" w:rsidRPr="007D0E63" w:rsidRDefault="007D0E63" w:rsidP="007D0E63">
      <w:pPr>
        <w:pStyle w:val="Bibliography"/>
        <w:rPr>
          <w:lang w:val="en-US"/>
        </w:rPr>
      </w:pPr>
      <w:proofErr w:type="spellStart"/>
      <w:r w:rsidRPr="007D0E63">
        <w:rPr>
          <w:lang w:val="en-US"/>
        </w:rPr>
        <w:t>Calenge</w:t>
      </w:r>
      <w:proofErr w:type="spellEnd"/>
      <w:r w:rsidRPr="007D0E63">
        <w:rPr>
          <w:lang w:val="en-US"/>
        </w:rPr>
        <w:t xml:space="preserve"> C (2024) </w:t>
      </w:r>
      <w:proofErr w:type="spellStart"/>
      <w:r w:rsidRPr="007D0E63">
        <w:rPr>
          <w:lang w:val="en-US"/>
        </w:rPr>
        <w:t>adehabitatHR</w:t>
      </w:r>
      <w:proofErr w:type="spellEnd"/>
      <w:r w:rsidRPr="007D0E63">
        <w:rPr>
          <w:lang w:val="en-US"/>
        </w:rPr>
        <w:t>: Home Range Estimation</w:t>
      </w:r>
    </w:p>
    <w:p w14:paraId="0263A0EB" w14:textId="77777777" w:rsidR="007D0E63" w:rsidRPr="007D0E63" w:rsidRDefault="007D0E63" w:rsidP="007D0E63">
      <w:pPr>
        <w:pStyle w:val="Bibliography"/>
        <w:rPr>
          <w:lang w:val="en-US"/>
        </w:rPr>
      </w:pPr>
      <w:r w:rsidRPr="007D0E63">
        <w:rPr>
          <w:lang w:val="en-US"/>
        </w:rPr>
        <w:t xml:space="preserve">Callaghan CT, Cornwell WK, Poore AGB, et al (2021) Urban tolerance of </w:t>
      </w:r>
      <w:proofErr w:type="gramStart"/>
      <w:r w:rsidRPr="007D0E63">
        <w:rPr>
          <w:lang w:val="en-US"/>
        </w:rPr>
        <w:t>birds</w:t>
      </w:r>
      <w:proofErr w:type="gramEnd"/>
      <w:r w:rsidRPr="007D0E63">
        <w:rPr>
          <w:lang w:val="en-US"/>
        </w:rPr>
        <w:t xml:space="preserve"> changes throughout the full annual cycle. J Biogeogr 48:1503–1517. https://doi.org/10.1111/jbi.14093</w:t>
      </w:r>
    </w:p>
    <w:p w14:paraId="43211A5B" w14:textId="77777777" w:rsidR="007D0E63" w:rsidRPr="007D0E63" w:rsidRDefault="007D0E63" w:rsidP="007D0E63">
      <w:pPr>
        <w:pStyle w:val="Bibliography"/>
        <w:rPr>
          <w:lang w:val="en-US"/>
        </w:rPr>
      </w:pPr>
      <w:r w:rsidRPr="007D0E63">
        <w:rPr>
          <w:lang w:val="en-US"/>
        </w:rPr>
        <w:t xml:space="preserve">Dale S (2018) Urban bird community composition influenced by size of urban green spaces, presence of native forest, and urbanization. Urban </w:t>
      </w:r>
      <w:proofErr w:type="spellStart"/>
      <w:r w:rsidRPr="007D0E63">
        <w:rPr>
          <w:lang w:val="en-US"/>
        </w:rPr>
        <w:t>Ecosyst</w:t>
      </w:r>
      <w:proofErr w:type="spellEnd"/>
      <w:r w:rsidRPr="007D0E63">
        <w:rPr>
          <w:lang w:val="en-US"/>
        </w:rPr>
        <w:t xml:space="preserve"> 21:1–14. https://doi.org/10.1007/s11252-017-0706-x</w:t>
      </w:r>
    </w:p>
    <w:p w14:paraId="67FCFDBC" w14:textId="77777777" w:rsidR="007D0E63" w:rsidRPr="007D0E63" w:rsidRDefault="007D0E63" w:rsidP="007D0E63">
      <w:pPr>
        <w:pStyle w:val="Bibliography"/>
        <w:rPr>
          <w:lang w:val="en-US"/>
        </w:rPr>
      </w:pPr>
      <w:proofErr w:type="spellStart"/>
      <w:r w:rsidRPr="007D0E63">
        <w:rPr>
          <w:lang w:val="en-US"/>
        </w:rPr>
        <w:t>DeCandido</w:t>
      </w:r>
      <w:proofErr w:type="spellEnd"/>
      <w:r w:rsidRPr="007D0E63">
        <w:rPr>
          <w:lang w:val="en-US"/>
        </w:rPr>
        <w:t xml:space="preserve"> R, Allen D (2006) Nocturnal hunting by Peregrine Falcons at the Empire State building, New York City. Wilson J </w:t>
      </w:r>
      <w:proofErr w:type="spellStart"/>
      <w:r w:rsidRPr="007D0E63">
        <w:rPr>
          <w:lang w:val="en-US"/>
        </w:rPr>
        <w:t>Ornithol</w:t>
      </w:r>
      <w:proofErr w:type="spellEnd"/>
      <w:r w:rsidRPr="007D0E63">
        <w:rPr>
          <w:lang w:val="en-US"/>
        </w:rPr>
        <w:t xml:space="preserve"> 118:53–58. https://doi.org/10.1676/1559-4491(2006)118%5B0053:NHBPFA%5D2.0.CO;2</w:t>
      </w:r>
    </w:p>
    <w:p w14:paraId="6F9EFC9F" w14:textId="77777777" w:rsidR="007D0E63" w:rsidRPr="007D0E63" w:rsidRDefault="007D0E63" w:rsidP="007D0E63">
      <w:pPr>
        <w:pStyle w:val="Bibliography"/>
        <w:rPr>
          <w:lang w:val="en-US"/>
        </w:rPr>
      </w:pPr>
      <w:r w:rsidRPr="007D0E63">
        <w:rPr>
          <w:lang w:val="en-US"/>
        </w:rPr>
        <w:t xml:space="preserve">Deppe JL, Rotenberry JT (2008) Scale-dependent habitat use by fall migratory birds: vegetation structure, floristics, and geography. </w:t>
      </w:r>
      <w:proofErr w:type="spellStart"/>
      <w:r w:rsidRPr="007D0E63">
        <w:rPr>
          <w:lang w:val="en-US"/>
        </w:rPr>
        <w:t>Ecol</w:t>
      </w:r>
      <w:proofErr w:type="spellEnd"/>
      <w:r w:rsidRPr="007D0E63">
        <w:rPr>
          <w:lang w:val="en-US"/>
        </w:rPr>
        <w:t xml:space="preserve"> </w:t>
      </w:r>
      <w:proofErr w:type="spellStart"/>
      <w:r w:rsidRPr="007D0E63">
        <w:rPr>
          <w:lang w:val="en-US"/>
        </w:rPr>
        <w:t>Monogr</w:t>
      </w:r>
      <w:proofErr w:type="spellEnd"/>
      <w:r w:rsidRPr="007D0E63">
        <w:rPr>
          <w:lang w:val="en-US"/>
        </w:rPr>
        <w:t xml:space="preserve"> 78:461–487. https://doi.org/10.1890/07-0163.1</w:t>
      </w:r>
    </w:p>
    <w:p w14:paraId="414E4C1C" w14:textId="77777777" w:rsidR="007D0E63" w:rsidRPr="007D0E63" w:rsidRDefault="007D0E63" w:rsidP="007D0E63">
      <w:pPr>
        <w:pStyle w:val="Bibliography"/>
        <w:rPr>
          <w:lang w:val="en-US"/>
        </w:rPr>
      </w:pPr>
      <w:r w:rsidRPr="007D0E63">
        <w:rPr>
          <w:lang w:val="en-US"/>
        </w:rPr>
        <w:t>Dinh KV, Albini D, Orr JA, et al (2023) Winter is coming: Interactions of multiple stressors in winter and implications for the natural world. Glob Change Biol 29:6834–6845. https://doi.org/10.1111/gcb.16956</w:t>
      </w:r>
    </w:p>
    <w:p w14:paraId="73CA9AAC" w14:textId="77777777" w:rsidR="007D0E63" w:rsidRPr="007D0E63" w:rsidRDefault="007D0E63" w:rsidP="007D0E63">
      <w:pPr>
        <w:pStyle w:val="Bibliography"/>
        <w:rPr>
          <w:lang w:val="en-US"/>
        </w:rPr>
      </w:pPr>
      <w:r w:rsidRPr="007D0E63">
        <w:rPr>
          <w:lang w:val="en-US"/>
        </w:rPr>
        <w:lastRenderedPageBreak/>
        <w:t xml:space="preserve">Duren AM, Williams CK, </w:t>
      </w:r>
      <w:proofErr w:type="spellStart"/>
      <w:r w:rsidRPr="007D0E63">
        <w:rPr>
          <w:lang w:val="en-US"/>
        </w:rPr>
        <w:t>D’amico</w:t>
      </w:r>
      <w:proofErr w:type="spellEnd"/>
      <w:r w:rsidRPr="007D0E63">
        <w:rPr>
          <w:lang w:val="en-US"/>
        </w:rPr>
        <w:t xml:space="preserve"> V (2017) Microhabitat Factors Associated with Occupancy of Songbirds in Suburban Forest Fragments in the Eastern United States. Am </w:t>
      </w:r>
      <w:proofErr w:type="spellStart"/>
      <w:r w:rsidRPr="007D0E63">
        <w:rPr>
          <w:lang w:val="en-US"/>
        </w:rPr>
        <w:t>Midl</w:t>
      </w:r>
      <w:proofErr w:type="spellEnd"/>
      <w:r w:rsidRPr="007D0E63">
        <w:rPr>
          <w:lang w:val="en-US"/>
        </w:rPr>
        <w:t xml:space="preserve"> Nat 178:189–202. https://doi.org/10.1674/0003-0031-178.2.189</w:t>
      </w:r>
    </w:p>
    <w:p w14:paraId="3E9CA3C8" w14:textId="77777777" w:rsidR="007D0E63" w:rsidRPr="007D0E63" w:rsidRDefault="007D0E63" w:rsidP="007D0E63">
      <w:pPr>
        <w:pStyle w:val="Bibliography"/>
        <w:rPr>
          <w:lang w:val="en-US"/>
        </w:rPr>
      </w:pPr>
      <w:r w:rsidRPr="007D0E63">
        <w:rPr>
          <w:lang w:val="en-US"/>
        </w:rPr>
        <w:t xml:space="preserve">Elmqvist T, </w:t>
      </w:r>
      <w:proofErr w:type="spellStart"/>
      <w:r w:rsidRPr="007D0E63">
        <w:rPr>
          <w:lang w:val="en-US"/>
        </w:rPr>
        <w:t>Fragkias</w:t>
      </w:r>
      <w:proofErr w:type="spellEnd"/>
      <w:r w:rsidRPr="007D0E63">
        <w:rPr>
          <w:lang w:val="en-US"/>
        </w:rPr>
        <w:t xml:space="preserve"> M, Goodness J, et al (2013) Urbanization, biodiversity and ecosystem services: challenges and opportunities: a global assessment. Springer Nature</w:t>
      </w:r>
    </w:p>
    <w:p w14:paraId="1A440DB2" w14:textId="77777777" w:rsidR="007D0E63" w:rsidRPr="007D0E63" w:rsidRDefault="007D0E63" w:rsidP="007D0E63">
      <w:pPr>
        <w:pStyle w:val="Bibliography"/>
        <w:rPr>
          <w:lang w:val="en-US"/>
        </w:rPr>
      </w:pPr>
      <w:r w:rsidRPr="007D0E63">
        <w:rPr>
          <w:lang w:val="en-US"/>
        </w:rPr>
        <w:t>Environment and Climate Change Canada Historical Climate Data - [Montréal/Pierre Elliott Trudeau International Airport]</w:t>
      </w:r>
    </w:p>
    <w:p w14:paraId="3FCE1791" w14:textId="77777777" w:rsidR="007D0E63" w:rsidRPr="007D0E63" w:rsidRDefault="007D0E63" w:rsidP="007D0E63">
      <w:pPr>
        <w:pStyle w:val="Bibliography"/>
        <w:rPr>
          <w:lang w:val="en-US"/>
        </w:rPr>
      </w:pPr>
      <w:r w:rsidRPr="007D0E63">
        <w:rPr>
          <w:lang w:val="en-US"/>
        </w:rPr>
        <w:t>Evans BS, Ryder TB, Reitsma R, et al (2015) Characterizing avian survival along a rural‐to‐urban land use gradient. Ecology 96:1631–1640. https://doi.org/10.1890/14-0171.1</w:t>
      </w:r>
    </w:p>
    <w:p w14:paraId="606AEE77" w14:textId="77777777" w:rsidR="007D0E63" w:rsidRPr="007D0E63" w:rsidRDefault="007D0E63" w:rsidP="007D0E63">
      <w:pPr>
        <w:pStyle w:val="Bibliography"/>
        <w:rPr>
          <w:lang w:val="en-US"/>
        </w:rPr>
      </w:pPr>
      <w:proofErr w:type="spellStart"/>
      <w:r w:rsidRPr="007D0E63">
        <w:rPr>
          <w:lang w:val="en-US"/>
        </w:rPr>
        <w:t>Fidino</w:t>
      </w:r>
      <w:proofErr w:type="spellEnd"/>
      <w:r w:rsidRPr="007D0E63">
        <w:rPr>
          <w:lang w:val="en-US"/>
        </w:rPr>
        <w:t xml:space="preserve"> M, Gallo T, Lehrer EW, et al (2021) Landscape‐scale differences among cities alter common species’ responses to urbanization. </w:t>
      </w:r>
      <w:proofErr w:type="spellStart"/>
      <w:r w:rsidRPr="007D0E63">
        <w:rPr>
          <w:lang w:val="en-US"/>
        </w:rPr>
        <w:t>Ecol</w:t>
      </w:r>
      <w:proofErr w:type="spellEnd"/>
      <w:r w:rsidRPr="007D0E63">
        <w:rPr>
          <w:lang w:val="en-US"/>
        </w:rPr>
        <w:t xml:space="preserve"> Appl 31:e02253. https://doi.org/10.1002/eap.2253</w:t>
      </w:r>
    </w:p>
    <w:p w14:paraId="014B2E71" w14:textId="77777777" w:rsidR="007D0E63" w:rsidRPr="007D0E63" w:rsidRDefault="007D0E63" w:rsidP="007D0E63">
      <w:pPr>
        <w:pStyle w:val="Bibliography"/>
        <w:rPr>
          <w:lang w:val="en-US"/>
        </w:rPr>
      </w:pPr>
      <w:r w:rsidRPr="007D0E63">
        <w:rPr>
          <w:lang w:val="en-US"/>
        </w:rPr>
        <w:t>Fortin D, Beyer HL, Boyce MS, et al (2005) Wolves influence elk movements: behavior shapes a trophic cascade in Yellowstone National Park. Ecology 86:1320–1330. https://doi.org/10.1890/04-0953</w:t>
      </w:r>
    </w:p>
    <w:p w14:paraId="3C41450C" w14:textId="77777777" w:rsidR="007D0E63" w:rsidRPr="007D0E63" w:rsidRDefault="007D0E63" w:rsidP="007D0E63">
      <w:pPr>
        <w:pStyle w:val="Bibliography"/>
        <w:rPr>
          <w:lang w:val="en-US"/>
        </w:rPr>
      </w:pPr>
      <w:r w:rsidRPr="007D0E63">
        <w:rPr>
          <w:lang w:val="en-US"/>
        </w:rPr>
        <w:t>Fortin D, Fortin M-E, Beyer HL, et al (2009) Group-size-mediated habitat selection and group fusion–fission dynamics of bison under predation risk. Ecology 90:2480–2490. https://doi.org/10.1890/08-0345.1</w:t>
      </w:r>
    </w:p>
    <w:p w14:paraId="2F02A658" w14:textId="77777777" w:rsidR="007D0E63" w:rsidRPr="007D0E63" w:rsidRDefault="007D0E63" w:rsidP="007D0E63">
      <w:pPr>
        <w:pStyle w:val="Bibliography"/>
        <w:rPr>
          <w:lang w:val="en-US"/>
        </w:rPr>
      </w:pPr>
      <w:r w:rsidRPr="007D0E63">
        <w:rPr>
          <w:lang w:val="en-US"/>
        </w:rPr>
        <w:t>Frei B, Morales A, Cousineau A-M, Beauchamp A (2024) Montreal Northern Cardinal Winter Movements (Project 882)</w:t>
      </w:r>
    </w:p>
    <w:p w14:paraId="13B439C4" w14:textId="77777777" w:rsidR="007D0E63" w:rsidRPr="007D0E63" w:rsidRDefault="007D0E63" w:rsidP="007D0E63">
      <w:pPr>
        <w:pStyle w:val="Bibliography"/>
        <w:rPr>
          <w:lang w:val="en-US"/>
        </w:rPr>
      </w:pPr>
      <w:r w:rsidRPr="007D0E63">
        <w:rPr>
          <w:lang w:val="en-US"/>
        </w:rPr>
        <w:t xml:space="preserve">Fristoe TS (2015) Energy use by migrants and residents in North American breeding bird communities. Glob </w:t>
      </w:r>
      <w:proofErr w:type="spellStart"/>
      <w:r w:rsidRPr="007D0E63">
        <w:rPr>
          <w:lang w:val="en-US"/>
        </w:rPr>
        <w:t>Ecol</w:t>
      </w:r>
      <w:proofErr w:type="spellEnd"/>
      <w:r w:rsidRPr="007D0E63">
        <w:rPr>
          <w:lang w:val="en-US"/>
        </w:rPr>
        <w:t xml:space="preserve"> </w:t>
      </w:r>
      <w:proofErr w:type="spellStart"/>
      <w:r w:rsidRPr="007D0E63">
        <w:rPr>
          <w:lang w:val="en-US"/>
        </w:rPr>
        <w:t>Biogeogr</w:t>
      </w:r>
      <w:proofErr w:type="spellEnd"/>
      <w:r w:rsidRPr="007D0E63">
        <w:rPr>
          <w:lang w:val="en-US"/>
        </w:rPr>
        <w:t xml:space="preserve"> 24:406–415. https://doi.org/10.1111/geb.12262</w:t>
      </w:r>
    </w:p>
    <w:p w14:paraId="0418C5BC" w14:textId="77777777" w:rsidR="007D0E63" w:rsidRPr="007D0E63" w:rsidRDefault="007D0E63" w:rsidP="007D0E63">
      <w:pPr>
        <w:pStyle w:val="Bibliography"/>
        <w:rPr>
          <w:lang w:val="en-US"/>
        </w:rPr>
      </w:pPr>
      <w:r w:rsidRPr="007D0E63">
        <w:rPr>
          <w:lang w:val="en-US"/>
        </w:rPr>
        <w:t xml:space="preserve">Goddard MA, Dougill AJ, Benton TG (2010) Scaling up from gardens: biodiversity conservation in urban environments. Trends </w:t>
      </w:r>
      <w:proofErr w:type="spellStart"/>
      <w:r w:rsidRPr="007D0E63">
        <w:rPr>
          <w:lang w:val="en-US"/>
        </w:rPr>
        <w:t>Ecol</w:t>
      </w:r>
      <w:proofErr w:type="spellEnd"/>
      <w:r w:rsidRPr="007D0E63">
        <w:rPr>
          <w:lang w:val="en-US"/>
        </w:rPr>
        <w:t xml:space="preserve"> </w:t>
      </w:r>
      <w:proofErr w:type="spellStart"/>
      <w:r w:rsidRPr="007D0E63">
        <w:rPr>
          <w:lang w:val="en-US"/>
        </w:rPr>
        <w:t>Evol</w:t>
      </w:r>
      <w:proofErr w:type="spellEnd"/>
      <w:r w:rsidRPr="007D0E63">
        <w:rPr>
          <w:lang w:val="en-US"/>
        </w:rPr>
        <w:t xml:space="preserve"> 25:90–98. https://doi.org/10.1016/j.tree.2009.07.016</w:t>
      </w:r>
    </w:p>
    <w:p w14:paraId="4566733F" w14:textId="77777777" w:rsidR="007D0E63" w:rsidRPr="007D0E63" w:rsidRDefault="007D0E63" w:rsidP="007D0E63">
      <w:pPr>
        <w:pStyle w:val="Bibliography"/>
        <w:rPr>
          <w:lang w:val="en-US"/>
        </w:rPr>
      </w:pPr>
      <w:r w:rsidRPr="007D0E63">
        <w:rPr>
          <w:lang w:val="en-US"/>
        </w:rPr>
        <w:t>Government and Municipalities of Quebec (2016) Lidar - Digital models (terrain, canopy, slope, level curve) - Open Government Portal. https://open.canada.ca/data/en/dataset/5e5d2750-d129-4952-b9fc-f824c5e480b4. Accessed 17 Nov 2025</w:t>
      </w:r>
    </w:p>
    <w:p w14:paraId="06600956" w14:textId="77777777" w:rsidR="007D0E63" w:rsidRPr="007D0E63" w:rsidRDefault="007D0E63" w:rsidP="007D0E63">
      <w:pPr>
        <w:pStyle w:val="Bibliography"/>
        <w:rPr>
          <w:lang w:val="en-US"/>
        </w:rPr>
      </w:pPr>
      <w:r w:rsidRPr="007D0E63">
        <w:rPr>
          <w:lang w:val="en-US"/>
        </w:rPr>
        <w:t>Government of Canada (2004) Extreme cold. In: Extreme Cold. https://www.canada.ca/en/health-canada/services/healthy-living/your-health/environment/extreme-cold.html. Accessed 21 June 2026</w:t>
      </w:r>
    </w:p>
    <w:p w14:paraId="2D52ECBA" w14:textId="77777777" w:rsidR="007D0E63" w:rsidRPr="007D0E63" w:rsidRDefault="007D0E63" w:rsidP="007D0E63">
      <w:pPr>
        <w:pStyle w:val="Bibliography"/>
        <w:rPr>
          <w:lang w:val="en-US"/>
        </w:rPr>
      </w:pPr>
      <w:r w:rsidRPr="007D0E63">
        <w:rPr>
          <w:lang w:val="en-US"/>
        </w:rPr>
        <w:t xml:space="preserve">Guo F, </w:t>
      </w:r>
      <w:proofErr w:type="spellStart"/>
      <w:r w:rsidRPr="007D0E63">
        <w:rPr>
          <w:lang w:val="en-US"/>
        </w:rPr>
        <w:t>Buler</w:t>
      </w:r>
      <w:proofErr w:type="spellEnd"/>
      <w:r w:rsidRPr="007D0E63">
        <w:rPr>
          <w:lang w:val="en-US"/>
        </w:rPr>
        <w:t xml:space="preserve"> JJ, Smolinsky JA, </w:t>
      </w:r>
      <w:proofErr w:type="spellStart"/>
      <w:r w:rsidRPr="007D0E63">
        <w:rPr>
          <w:lang w:val="en-US"/>
        </w:rPr>
        <w:t>Wilcove</w:t>
      </w:r>
      <w:proofErr w:type="spellEnd"/>
      <w:r w:rsidRPr="007D0E63">
        <w:rPr>
          <w:lang w:val="en-US"/>
        </w:rPr>
        <w:t xml:space="preserve"> DS (2023) Autumn stopover hotspots and multiscale habitat associations of migratory landbirds in the eastern United States. Proc Natl </w:t>
      </w:r>
      <w:proofErr w:type="spellStart"/>
      <w:r w:rsidRPr="007D0E63">
        <w:rPr>
          <w:lang w:val="en-US"/>
        </w:rPr>
        <w:t>Acad</w:t>
      </w:r>
      <w:proofErr w:type="spellEnd"/>
      <w:r w:rsidRPr="007D0E63">
        <w:rPr>
          <w:lang w:val="en-US"/>
        </w:rPr>
        <w:t xml:space="preserve"> Sci 120:e2203511120. https://doi.org/10.1073/pnas.2203511120</w:t>
      </w:r>
    </w:p>
    <w:p w14:paraId="61507628" w14:textId="77777777" w:rsidR="007D0E63" w:rsidRPr="007D0E63" w:rsidRDefault="007D0E63" w:rsidP="007D0E63">
      <w:pPr>
        <w:pStyle w:val="Bibliography"/>
        <w:rPr>
          <w:lang w:val="en-US"/>
        </w:rPr>
      </w:pPr>
      <w:r w:rsidRPr="007D0E63">
        <w:rPr>
          <w:lang w:val="en-US"/>
        </w:rPr>
        <w:lastRenderedPageBreak/>
        <w:t xml:space="preserve">Hahs AK, Fournier B, Aronson MFJ, et al (2023) </w:t>
      </w:r>
      <w:proofErr w:type="spellStart"/>
      <w:r w:rsidRPr="007D0E63">
        <w:rPr>
          <w:lang w:val="en-US"/>
        </w:rPr>
        <w:t>Urbanisation</w:t>
      </w:r>
      <w:proofErr w:type="spellEnd"/>
      <w:r w:rsidRPr="007D0E63">
        <w:rPr>
          <w:lang w:val="en-US"/>
        </w:rPr>
        <w:t xml:space="preserve"> generates multiple trait syndromes for terrestrial animal taxa worldwide. Nat Commun 14:4751. https://doi.org/10.1038/s41467-023-39746-1</w:t>
      </w:r>
    </w:p>
    <w:p w14:paraId="66D1CD85" w14:textId="77777777" w:rsidR="007D0E63" w:rsidRPr="007D0E63" w:rsidRDefault="007D0E63" w:rsidP="007D0E63">
      <w:pPr>
        <w:pStyle w:val="Bibliography"/>
        <w:rPr>
          <w:lang w:val="en-US"/>
        </w:rPr>
      </w:pPr>
      <w:r w:rsidRPr="007D0E63">
        <w:rPr>
          <w:lang w:val="en-US"/>
        </w:rPr>
        <w:t>Havlíček J, Riegert J, Fuchs R (2022) A comparison of foraging-range sizes, flight distances and foraging habitat preferences in urban and rural House Sparrow (Passer domesticus) populations. Ibis 164:1227–1242. https://doi.org/10.1111/ibi.13072</w:t>
      </w:r>
    </w:p>
    <w:p w14:paraId="19C66439" w14:textId="77777777" w:rsidR="007D0E63" w:rsidRPr="007D0E63" w:rsidRDefault="007D0E63" w:rsidP="007D0E63">
      <w:pPr>
        <w:pStyle w:val="Bibliography"/>
        <w:rPr>
          <w:lang w:val="en-US"/>
        </w:rPr>
      </w:pPr>
      <w:proofErr w:type="spellStart"/>
      <w:r w:rsidRPr="007D0E63">
        <w:rPr>
          <w:lang w:val="en-US"/>
        </w:rPr>
        <w:t>HealthyDesign.City</w:t>
      </w:r>
      <w:proofErr w:type="spellEnd"/>
      <w:r w:rsidRPr="007D0E63">
        <w:rPr>
          <w:lang w:val="en-US"/>
        </w:rPr>
        <w:t xml:space="preserve"> (2021) </w:t>
      </w:r>
      <w:proofErr w:type="spellStart"/>
      <w:r w:rsidRPr="007D0E63">
        <w:rPr>
          <w:lang w:val="en-US"/>
        </w:rPr>
        <w:t>HealthyPlan.City</w:t>
      </w:r>
      <w:proofErr w:type="spellEnd"/>
    </w:p>
    <w:p w14:paraId="6AFFB0AD" w14:textId="77777777" w:rsidR="007D0E63" w:rsidRPr="007D0E63" w:rsidRDefault="007D0E63" w:rsidP="007D0E63">
      <w:pPr>
        <w:pStyle w:val="Bibliography"/>
        <w:rPr>
          <w:lang w:val="en-US"/>
        </w:rPr>
      </w:pPr>
      <w:r w:rsidRPr="007D0E63">
        <w:rPr>
          <w:lang w:val="en-US"/>
        </w:rPr>
        <w:t xml:space="preserve">Horn DJ, Johansen SM, Wilcoxen TE (2014) Seed and feeder use by birds in the United States and Canada. </w:t>
      </w:r>
      <w:proofErr w:type="spellStart"/>
      <w:r w:rsidRPr="007D0E63">
        <w:rPr>
          <w:lang w:val="en-US"/>
        </w:rPr>
        <w:t>Wildl</w:t>
      </w:r>
      <w:proofErr w:type="spellEnd"/>
      <w:r w:rsidRPr="007D0E63">
        <w:rPr>
          <w:lang w:val="en-US"/>
        </w:rPr>
        <w:t xml:space="preserve"> Soc Bull 38:18–25. https://doi.org/10.1002/wsb.365</w:t>
      </w:r>
    </w:p>
    <w:p w14:paraId="6E29D21C" w14:textId="77777777" w:rsidR="007D0E63" w:rsidRPr="007D0E63" w:rsidRDefault="007D0E63" w:rsidP="007D0E63">
      <w:pPr>
        <w:pStyle w:val="Bibliography"/>
        <w:rPr>
          <w:lang w:val="en-US"/>
        </w:rPr>
      </w:pPr>
      <w:r w:rsidRPr="007D0E63">
        <w:rPr>
          <w:lang w:val="en-US"/>
        </w:rPr>
        <w:t xml:space="preserve">Hosmer DW, </w:t>
      </w:r>
      <w:proofErr w:type="spellStart"/>
      <w:r w:rsidRPr="007D0E63">
        <w:rPr>
          <w:lang w:val="en-US"/>
        </w:rPr>
        <w:t>Lemesbow</w:t>
      </w:r>
      <w:proofErr w:type="spellEnd"/>
      <w:r w:rsidRPr="007D0E63">
        <w:rPr>
          <w:lang w:val="en-US"/>
        </w:rPr>
        <w:t xml:space="preserve"> S (1980) Goodness of fit tests for the multiple logistic regression model. Commun Stat - Theory Methods 9:1043–1069. https://doi.org/10.1080/03610928008827941</w:t>
      </w:r>
    </w:p>
    <w:p w14:paraId="556E605A" w14:textId="77777777" w:rsidR="007D0E63" w:rsidRPr="007D0E63" w:rsidRDefault="007D0E63" w:rsidP="007D0E63">
      <w:pPr>
        <w:pStyle w:val="Bibliography"/>
        <w:rPr>
          <w:lang w:val="en-US"/>
        </w:rPr>
      </w:pPr>
      <w:r w:rsidRPr="007D0E63">
        <w:rPr>
          <w:lang w:val="en-US"/>
        </w:rPr>
        <w:t>Humbird SK, Neudorf DLH (2008) The effects of food supplementation on extraterritorial behavior in female Northern Cardinals. The Condor 110:392–395. https://doi.org/10.1525/cond.2008.8427</w:t>
      </w:r>
    </w:p>
    <w:p w14:paraId="067330FE" w14:textId="77777777" w:rsidR="007D0E63" w:rsidRPr="007D0E63" w:rsidRDefault="007D0E63" w:rsidP="007D0E63">
      <w:pPr>
        <w:pStyle w:val="Bibliography"/>
        <w:rPr>
          <w:lang w:val="en-US"/>
        </w:rPr>
      </w:pPr>
      <w:r w:rsidRPr="007D0E63">
        <w:rPr>
          <w:lang w:val="en-US"/>
        </w:rPr>
        <w:t>Hutt-Taylor K, Ziter CD (2022) Private trees contribute uniquely to urban forest diversity, structure and service-based traits. Urban For Urban Green 78:127760. https://doi.org/10.1016/j.ufug.2022.127760</w:t>
      </w:r>
    </w:p>
    <w:p w14:paraId="0C2B4104" w14:textId="77777777" w:rsidR="007D0E63" w:rsidRPr="007D0E63" w:rsidRDefault="007D0E63" w:rsidP="007D0E63">
      <w:pPr>
        <w:pStyle w:val="Bibliography"/>
        <w:rPr>
          <w:lang w:val="en-US"/>
        </w:rPr>
      </w:pPr>
      <w:r w:rsidRPr="007D0E63">
        <w:rPr>
          <w:lang w:val="en-US"/>
        </w:rPr>
        <w:t>Ibáñez-Álamo JD, Morelli F, Benedetti Y, et al (2020) Biodiversity within the city: Effects of land sharing and land sparing urban development on avian diversity. Sci Total Environ 707:135477. https://doi.org/10.1016/j.scitotenv.2019.135477</w:t>
      </w:r>
    </w:p>
    <w:p w14:paraId="7269E787" w14:textId="77777777" w:rsidR="007D0E63" w:rsidRPr="007D0E63" w:rsidRDefault="007D0E63" w:rsidP="007D0E63">
      <w:pPr>
        <w:pStyle w:val="Bibliography"/>
        <w:rPr>
          <w:lang w:val="en-US"/>
        </w:rPr>
      </w:pPr>
      <w:r w:rsidRPr="007D0E63">
        <w:rPr>
          <w:lang w:val="en-US"/>
        </w:rPr>
        <w:t>Johnson DH (1980) The Comparison of Usage and Availability Measurements for Evaluating Resource Preference. Ecology 61:65–71. https://doi.org/10.2307/1937156</w:t>
      </w:r>
    </w:p>
    <w:p w14:paraId="63E42545" w14:textId="77777777" w:rsidR="007D0E63" w:rsidRPr="007D0E63" w:rsidRDefault="007D0E63" w:rsidP="007D0E63">
      <w:pPr>
        <w:pStyle w:val="Bibliography"/>
        <w:rPr>
          <w:lang w:val="en-US"/>
        </w:rPr>
      </w:pPr>
      <w:proofErr w:type="spellStart"/>
      <w:r w:rsidRPr="007D0E63">
        <w:rPr>
          <w:lang w:val="en-US"/>
        </w:rPr>
        <w:t>Jokimäki</w:t>
      </w:r>
      <w:proofErr w:type="spellEnd"/>
      <w:r w:rsidRPr="007D0E63">
        <w:rPr>
          <w:lang w:val="en-US"/>
        </w:rPr>
        <w:t xml:space="preserve"> J, </w:t>
      </w:r>
      <w:proofErr w:type="spellStart"/>
      <w:r w:rsidRPr="007D0E63">
        <w:rPr>
          <w:lang w:val="en-US"/>
        </w:rPr>
        <w:t>Kaisanlahti-Jokimäki</w:t>
      </w:r>
      <w:proofErr w:type="spellEnd"/>
      <w:r w:rsidRPr="007D0E63">
        <w:rPr>
          <w:lang w:val="en-US"/>
        </w:rPr>
        <w:t xml:space="preserve"> M-L, Suhonen J (2022) Long-Term Winter Population Trends of Corvids in Relation to Urbanization and Climate at Northern Latitudes. Animals 12:1820. https://doi.org/10.3390/ani12141820</w:t>
      </w:r>
    </w:p>
    <w:p w14:paraId="4276B23D" w14:textId="77777777" w:rsidR="007D0E63" w:rsidRPr="007D0E63" w:rsidRDefault="007D0E63" w:rsidP="007D0E63">
      <w:pPr>
        <w:pStyle w:val="Bibliography"/>
        <w:rPr>
          <w:lang w:val="en-US"/>
        </w:rPr>
      </w:pPr>
      <w:r w:rsidRPr="007D0E63">
        <w:rPr>
          <w:lang w:val="en-US"/>
        </w:rPr>
        <w:t>Kauffman MJ, Frick WF, Linthicum J (2003) Estimation of habitat-</w:t>
      </w:r>
      <w:proofErr w:type="spellStart"/>
      <w:r w:rsidRPr="007D0E63">
        <w:rPr>
          <w:lang w:val="en-US"/>
        </w:rPr>
        <w:t>specitif</w:t>
      </w:r>
      <w:proofErr w:type="spellEnd"/>
      <w:r w:rsidRPr="007D0E63">
        <w:rPr>
          <w:lang w:val="en-US"/>
        </w:rPr>
        <w:t xml:space="preserve"> demography and population growth for Peregrine Falcons in California. </w:t>
      </w:r>
      <w:proofErr w:type="spellStart"/>
      <w:r w:rsidRPr="007D0E63">
        <w:rPr>
          <w:lang w:val="en-US"/>
        </w:rPr>
        <w:t>Ecol</w:t>
      </w:r>
      <w:proofErr w:type="spellEnd"/>
      <w:r w:rsidRPr="007D0E63">
        <w:rPr>
          <w:lang w:val="en-US"/>
        </w:rPr>
        <w:t xml:space="preserve"> Appl 13:1802–1816. https://doi.org/10.1890/01-5324</w:t>
      </w:r>
    </w:p>
    <w:p w14:paraId="5EA0B6C2" w14:textId="77777777" w:rsidR="007D0E63" w:rsidRPr="007D0E63" w:rsidRDefault="007D0E63" w:rsidP="007D0E63">
      <w:pPr>
        <w:pStyle w:val="Bibliography"/>
        <w:rPr>
          <w:lang w:val="en-US"/>
        </w:rPr>
      </w:pPr>
      <w:r w:rsidRPr="007D0E63">
        <w:rPr>
          <w:lang w:val="en-US"/>
        </w:rPr>
        <w:t xml:space="preserve">Latimer CE, Zuckerberg B (2021) Habitat loss and thermal tolerances influence the sensitivity of resident bird populations to winter weather at regional scales. J Anim </w:t>
      </w:r>
      <w:proofErr w:type="spellStart"/>
      <w:r w:rsidRPr="007D0E63">
        <w:rPr>
          <w:lang w:val="en-US"/>
        </w:rPr>
        <w:t>Ecol</w:t>
      </w:r>
      <w:proofErr w:type="spellEnd"/>
      <w:r w:rsidRPr="007D0E63">
        <w:rPr>
          <w:lang w:val="en-US"/>
        </w:rPr>
        <w:t xml:space="preserve"> 90:317–329. https://doi.org/10.1111/1365-2656.13332</w:t>
      </w:r>
    </w:p>
    <w:p w14:paraId="56902032" w14:textId="77777777" w:rsidR="007D0E63" w:rsidRPr="007D0E63" w:rsidRDefault="007D0E63" w:rsidP="007D0E63">
      <w:pPr>
        <w:pStyle w:val="Bibliography"/>
        <w:rPr>
          <w:lang w:val="en-US"/>
        </w:rPr>
      </w:pPr>
      <w:r w:rsidRPr="007D0E63">
        <w:rPr>
          <w:lang w:val="en-US"/>
        </w:rPr>
        <w:t>Li G, Fang C, Li Y, et al (2022) Global impacts of future urban expansion on terrestrial vertebrate diversity. Nat Commun 13:1628. https://doi.org/10.1038/s41467-022-29324-2</w:t>
      </w:r>
    </w:p>
    <w:p w14:paraId="722FF155" w14:textId="77777777" w:rsidR="007D0E63" w:rsidRPr="007D0E63" w:rsidRDefault="007D0E63" w:rsidP="007D0E63">
      <w:pPr>
        <w:pStyle w:val="Bibliography"/>
        <w:rPr>
          <w:lang w:val="en-US"/>
        </w:rPr>
      </w:pPr>
      <w:r w:rsidRPr="007D0E63">
        <w:rPr>
          <w:lang w:val="en-US"/>
        </w:rPr>
        <w:lastRenderedPageBreak/>
        <w:t xml:space="preserve">Litteral J, Shochat E (2017) The Role of Landscape-Scale Factors in Shaping Urban Bird Communities. In: </w:t>
      </w:r>
      <w:proofErr w:type="spellStart"/>
      <w:r w:rsidRPr="007D0E63">
        <w:rPr>
          <w:lang w:val="en-US"/>
        </w:rPr>
        <w:t>Murgui</w:t>
      </w:r>
      <w:proofErr w:type="spellEnd"/>
      <w:r w:rsidRPr="007D0E63">
        <w:rPr>
          <w:lang w:val="en-US"/>
        </w:rPr>
        <w:t xml:space="preserve"> E, Hedblom M (eds) Ecology and Conservation of Birds in Urban Environments. Springer International Publishing, Cham, pp 135–159</w:t>
      </w:r>
    </w:p>
    <w:p w14:paraId="344A3B8C" w14:textId="77777777" w:rsidR="007D0E63" w:rsidRPr="007D0E63" w:rsidRDefault="007D0E63" w:rsidP="007D0E63">
      <w:pPr>
        <w:pStyle w:val="Bibliography"/>
        <w:rPr>
          <w:lang w:val="en-US"/>
        </w:rPr>
      </w:pPr>
      <w:r w:rsidRPr="007D0E63">
        <w:rPr>
          <w:lang w:val="en-US"/>
        </w:rPr>
        <w:t>Lopes AC, Rocha GOC, de Oliveira Passos MF, et al (2024) The Influence of Building Surroundings and Glass Cover in Bird Collisions. Birds 5:703–711. https://doi.org/10.3390/birds5040048</w:t>
      </w:r>
    </w:p>
    <w:p w14:paraId="1EDB3278" w14:textId="77777777" w:rsidR="007D0E63" w:rsidRPr="007D0E63" w:rsidRDefault="007D0E63" w:rsidP="007D0E63">
      <w:pPr>
        <w:pStyle w:val="Bibliography"/>
        <w:rPr>
          <w:lang w:val="en-US"/>
        </w:rPr>
      </w:pPr>
      <w:r w:rsidRPr="007D0E63">
        <w:rPr>
          <w:lang w:val="en-US"/>
        </w:rPr>
        <w:t>Loss SR, Will T, Marra PP (2014) Estimation of bird-vehicle collision mortality on U.S. roads. J Wildl Manag 78:763–771. https://doi.org/10.1002/jwmg.721</w:t>
      </w:r>
    </w:p>
    <w:p w14:paraId="5A2BD971" w14:textId="77777777" w:rsidR="007D0E63" w:rsidRPr="007D0E63" w:rsidRDefault="007D0E63" w:rsidP="007D0E63">
      <w:pPr>
        <w:pStyle w:val="Bibliography"/>
        <w:rPr>
          <w:lang w:val="en-US"/>
        </w:rPr>
      </w:pPr>
      <w:r w:rsidRPr="007D0E63">
        <w:rPr>
          <w:lang w:val="en-US"/>
        </w:rPr>
        <w:t xml:space="preserve">Lowry H, Lill A, Wong BBM (2013) </w:t>
      </w:r>
      <w:proofErr w:type="spellStart"/>
      <w:r w:rsidRPr="007D0E63">
        <w:rPr>
          <w:lang w:val="en-US"/>
        </w:rPr>
        <w:t>Behavioural</w:t>
      </w:r>
      <w:proofErr w:type="spellEnd"/>
      <w:r w:rsidRPr="007D0E63">
        <w:rPr>
          <w:lang w:val="en-US"/>
        </w:rPr>
        <w:t xml:space="preserve"> responses of wildlife to urban environments. Biol Rev 88:537–549. https://doi.org/10.1111/brv.12012</w:t>
      </w:r>
    </w:p>
    <w:p w14:paraId="5F41B890" w14:textId="77777777" w:rsidR="007D0E63" w:rsidRPr="007D0E63" w:rsidRDefault="007D0E63" w:rsidP="007D0E63">
      <w:pPr>
        <w:pStyle w:val="Bibliography"/>
        <w:rPr>
          <w:lang w:val="en-US"/>
        </w:rPr>
      </w:pPr>
      <w:r w:rsidRPr="007D0E63">
        <w:rPr>
          <w:lang w:val="en-US"/>
        </w:rPr>
        <w:t>Manly BF, McDonald LL, Thomas DL, et al (2002) Resource selection by animals: statistical design and analysis for field studies. Springer</w:t>
      </w:r>
    </w:p>
    <w:p w14:paraId="77525775" w14:textId="77777777" w:rsidR="007D0E63" w:rsidRPr="007D0E63" w:rsidRDefault="007D0E63" w:rsidP="007D0E63">
      <w:pPr>
        <w:pStyle w:val="Bibliography"/>
        <w:rPr>
          <w:lang w:val="en-US"/>
        </w:rPr>
      </w:pPr>
      <w:r w:rsidRPr="007D0E63">
        <w:rPr>
          <w:lang w:val="en-US"/>
        </w:rPr>
        <w:t xml:space="preserve">Martin AE, Fahrig L (2012) Measuring and selecting scales of effect for landscape predictors in species–habitat models. </w:t>
      </w:r>
      <w:proofErr w:type="spellStart"/>
      <w:r w:rsidRPr="007D0E63">
        <w:rPr>
          <w:lang w:val="en-US"/>
        </w:rPr>
        <w:t>Ecol</w:t>
      </w:r>
      <w:proofErr w:type="spellEnd"/>
      <w:r w:rsidRPr="007D0E63">
        <w:rPr>
          <w:lang w:val="en-US"/>
        </w:rPr>
        <w:t xml:space="preserve"> Appl 22:2277–2292. https://doi.org/10.1890/11-2224.1</w:t>
      </w:r>
    </w:p>
    <w:p w14:paraId="2CF219F8" w14:textId="77777777" w:rsidR="007D0E63" w:rsidRPr="007D0E63" w:rsidRDefault="007D0E63" w:rsidP="007D0E63">
      <w:pPr>
        <w:pStyle w:val="Bibliography"/>
        <w:rPr>
          <w:lang w:val="en-US"/>
        </w:rPr>
      </w:pPr>
      <w:r w:rsidRPr="007D0E63">
        <w:rPr>
          <w:lang w:val="en-US"/>
        </w:rPr>
        <w:t xml:space="preserve">Murray MH, Sánchez CA, Becker DJ, et al (2019) City sicker? A meta‐analysis of wildlife health and urbanization. Front </w:t>
      </w:r>
      <w:proofErr w:type="spellStart"/>
      <w:r w:rsidRPr="007D0E63">
        <w:rPr>
          <w:lang w:val="en-US"/>
        </w:rPr>
        <w:t>Ecol</w:t>
      </w:r>
      <w:proofErr w:type="spellEnd"/>
      <w:r w:rsidRPr="007D0E63">
        <w:rPr>
          <w:lang w:val="en-US"/>
        </w:rPr>
        <w:t xml:space="preserve"> Environ 17:575–583. https://doi.org/10.1002/fee.2126</w:t>
      </w:r>
    </w:p>
    <w:p w14:paraId="5EDAF950" w14:textId="77777777" w:rsidR="007D0E63" w:rsidRPr="007D0E63" w:rsidRDefault="007D0E63" w:rsidP="007D0E63">
      <w:pPr>
        <w:pStyle w:val="Bibliography"/>
        <w:rPr>
          <w:lang w:val="en-US"/>
        </w:rPr>
      </w:pPr>
      <w:r w:rsidRPr="007D0E63">
        <w:rPr>
          <w:lang w:val="en-US"/>
        </w:rPr>
        <w:t>National Audubon Society (2020) The Christmas Bird Count Historical Results [Online]. https://www.audubon.org/community-science/christmas-bird-count. Accessed 16 Apr 2025</w:t>
      </w:r>
    </w:p>
    <w:p w14:paraId="119B5113" w14:textId="77777777" w:rsidR="007D0E63" w:rsidRPr="007D0E63" w:rsidRDefault="007D0E63" w:rsidP="007D0E63">
      <w:pPr>
        <w:pStyle w:val="Bibliography"/>
        <w:rPr>
          <w:lang w:val="en-US"/>
        </w:rPr>
      </w:pPr>
      <w:r w:rsidRPr="007D0E63">
        <w:rPr>
          <w:lang w:val="en-US"/>
        </w:rPr>
        <w:t xml:space="preserve">O’Donnell K, </w:t>
      </w:r>
      <w:proofErr w:type="spellStart"/>
      <w:r w:rsidRPr="007D0E63">
        <w:rPr>
          <w:lang w:val="en-US"/>
        </w:rPr>
        <w:t>delBarco</w:t>
      </w:r>
      <w:proofErr w:type="spellEnd"/>
      <w:r w:rsidRPr="007D0E63">
        <w:rPr>
          <w:lang w:val="en-US"/>
        </w:rPr>
        <w:t xml:space="preserve">-Trillo J (2020) Changes in the home range sizes of terrestrial vertebrates in response to urban disturbance: a meta-analysis. J Urban </w:t>
      </w:r>
      <w:proofErr w:type="spellStart"/>
      <w:r w:rsidRPr="007D0E63">
        <w:rPr>
          <w:lang w:val="en-US"/>
        </w:rPr>
        <w:t>Ecol</w:t>
      </w:r>
      <w:proofErr w:type="spellEnd"/>
      <w:r w:rsidRPr="007D0E63">
        <w:rPr>
          <w:lang w:val="en-US"/>
        </w:rPr>
        <w:t xml:space="preserve"> 6:juaa014. https://doi.org/10.1093/jue/juaa014</w:t>
      </w:r>
    </w:p>
    <w:p w14:paraId="0E8205AB" w14:textId="77777777" w:rsidR="007D0E63" w:rsidRPr="007D0E63" w:rsidRDefault="007D0E63" w:rsidP="007D0E63">
      <w:pPr>
        <w:pStyle w:val="Bibliography"/>
        <w:rPr>
          <w:lang w:val="en-US"/>
        </w:rPr>
      </w:pPr>
      <w:r w:rsidRPr="007D0E63">
        <w:rPr>
          <w:lang w:val="en-US"/>
        </w:rPr>
        <w:t xml:space="preserve">Poirier V, Elliott KH, Frei B (2024) </w:t>
      </w:r>
      <w:proofErr w:type="gramStart"/>
      <w:r w:rsidRPr="007D0E63">
        <w:rPr>
          <w:lang w:val="en-US"/>
        </w:rPr>
        <w:t>Peri-urban forest</w:t>
      </w:r>
      <w:proofErr w:type="gramEnd"/>
      <w:r w:rsidRPr="007D0E63">
        <w:rPr>
          <w:lang w:val="en-US"/>
        </w:rPr>
        <w:t xml:space="preserve"> margins are important stopover sites for </w:t>
      </w:r>
      <w:proofErr w:type="spellStart"/>
      <w:r w:rsidRPr="007D0E63">
        <w:rPr>
          <w:lang w:val="en-US"/>
        </w:rPr>
        <w:t>moult</w:t>
      </w:r>
      <w:proofErr w:type="spellEnd"/>
      <w:r w:rsidRPr="007D0E63">
        <w:rPr>
          <w:lang w:val="en-US"/>
        </w:rPr>
        <w:t xml:space="preserve">-migrating songbirds. J Nat </w:t>
      </w:r>
      <w:proofErr w:type="spellStart"/>
      <w:r w:rsidRPr="007D0E63">
        <w:rPr>
          <w:lang w:val="en-US"/>
        </w:rPr>
        <w:t>Conserv</w:t>
      </w:r>
      <w:proofErr w:type="spellEnd"/>
      <w:r w:rsidRPr="007D0E63">
        <w:rPr>
          <w:lang w:val="en-US"/>
        </w:rPr>
        <w:t xml:space="preserve"> 77:126539. https://doi.org/10.1016/j.jnc.2023.126539</w:t>
      </w:r>
    </w:p>
    <w:p w14:paraId="2D203AB4" w14:textId="77777777" w:rsidR="007D0E63" w:rsidRPr="007D0E63" w:rsidRDefault="007D0E63" w:rsidP="007D0E63">
      <w:pPr>
        <w:pStyle w:val="Bibliography"/>
        <w:rPr>
          <w:lang w:val="en-US"/>
        </w:rPr>
      </w:pPr>
      <w:r w:rsidRPr="007D0E63">
        <w:rPr>
          <w:lang w:val="en-US"/>
        </w:rPr>
        <w:t>R Core Team (2024) R: A Language and Environment for Statistical Computing</w:t>
      </w:r>
    </w:p>
    <w:p w14:paraId="4878CD1A" w14:textId="77777777" w:rsidR="007D0E63" w:rsidRPr="007D0E63" w:rsidRDefault="007D0E63" w:rsidP="007D0E63">
      <w:pPr>
        <w:pStyle w:val="Bibliography"/>
        <w:rPr>
          <w:lang w:val="en-US"/>
        </w:rPr>
      </w:pPr>
      <w:r w:rsidRPr="007D0E63">
        <w:rPr>
          <w:lang w:val="en-US"/>
        </w:rPr>
        <w:t xml:space="preserve">Ritchison G, Omer MK (1990) Winter Behavior of Northern Cardinals. Trans Ky </w:t>
      </w:r>
      <w:proofErr w:type="spellStart"/>
      <w:r w:rsidRPr="007D0E63">
        <w:rPr>
          <w:lang w:val="en-US"/>
        </w:rPr>
        <w:t>Acad</w:t>
      </w:r>
      <w:proofErr w:type="spellEnd"/>
      <w:r w:rsidRPr="007D0E63">
        <w:rPr>
          <w:lang w:val="en-US"/>
        </w:rPr>
        <w:t xml:space="preserve"> Sci 51:145–153</w:t>
      </w:r>
    </w:p>
    <w:p w14:paraId="5D6143BF" w14:textId="77777777" w:rsidR="007D0E63" w:rsidRPr="007D0E63" w:rsidRDefault="007D0E63" w:rsidP="007D0E63">
      <w:pPr>
        <w:pStyle w:val="Bibliography"/>
        <w:rPr>
          <w:lang w:val="en-US"/>
        </w:rPr>
      </w:pPr>
      <w:r w:rsidRPr="007D0E63">
        <w:rPr>
          <w:lang w:val="en-US"/>
        </w:rPr>
        <w:t xml:space="preserve">Robb GN, McDonald RA, Chamberlain DE, </w:t>
      </w:r>
      <w:proofErr w:type="spellStart"/>
      <w:r w:rsidRPr="007D0E63">
        <w:rPr>
          <w:lang w:val="en-US"/>
        </w:rPr>
        <w:t>Bearhop</w:t>
      </w:r>
      <w:proofErr w:type="spellEnd"/>
      <w:r w:rsidRPr="007D0E63">
        <w:rPr>
          <w:lang w:val="en-US"/>
        </w:rPr>
        <w:t xml:space="preserve"> S (2008) Food for thought: supplementary feeding as a driver of ecological change in avian populations. Front </w:t>
      </w:r>
      <w:proofErr w:type="spellStart"/>
      <w:r w:rsidRPr="007D0E63">
        <w:rPr>
          <w:lang w:val="en-US"/>
        </w:rPr>
        <w:t>Ecol</w:t>
      </w:r>
      <w:proofErr w:type="spellEnd"/>
      <w:r w:rsidRPr="007D0E63">
        <w:rPr>
          <w:lang w:val="en-US"/>
        </w:rPr>
        <w:t xml:space="preserve"> Environ 6:476–484. https://doi.org/10.1890/060152</w:t>
      </w:r>
    </w:p>
    <w:p w14:paraId="7770E667" w14:textId="77777777" w:rsidR="007D0E63" w:rsidRPr="007D0E63" w:rsidRDefault="007D0E63" w:rsidP="007D0E63">
      <w:pPr>
        <w:pStyle w:val="Bibliography"/>
        <w:rPr>
          <w:lang w:val="en-US"/>
        </w:rPr>
      </w:pPr>
      <w:r w:rsidRPr="007D0E63">
        <w:rPr>
          <w:lang w:val="en-US"/>
        </w:rPr>
        <w:t>Robert M, Hachey M-H, Lepage D, Couturier A (2019) Second Atlas of the Breeding Birds of Southern Québec</w:t>
      </w:r>
    </w:p>
    <w:p w14:paraId="4143EC76" w14:textId="77777777" w:rsidR="007D0E63" w:rsidRPr="007D0E63" w:rsidRDefault="007D0E63" w:rsidP="007D0E63">
      <w:pPr>
        <w:pStyle w:val="Bibliography"/>
        <w:rPr>
          <w:lang w:val="en-US"/>
        </w:rPr>
      </w:pPr>
      <w:proofErr w:type="spellStart"/>
      <w:r w:rsidRPr="007D0E63">
        <w:rPr>
          <w:lang w:val="en-US"/>
        </w:rPr>
        <w:lastRenderedPageBreak/>
        <w:t>Šálek</w:t>
      </w:r>
      <w:proofErr w:type="spellEnd"/>
      <w:r w:rsidRPr="007D0E63">
        <w:rPr>
          <w:lang w:val="en-US"/>
        </w:rPr>
        <w:t xml:space="preserve"> M, Grill S, Riegert J (2020) Nest-site selection of an avian urban exploiter, the Eurasian magpie Pica </w:t>
      </w:r>
      <w:proofErr w:type="spellStart"/>
      <w:r w:rsidRPr="007D0E63">
        <w:rPr>
          <w:lang w:val="en-US"/>
        </w:rPr>
        <w:t>pica</w:t>
      </w:r>
      <w:proofErr w:type="spellEnd"/>
      <w:r w:rsidRPr="007D0E63">
        <w:rPr>
          <w:lang w:val="en-US"/>
        </w:rPr>
        <w:t xml:space="preserve">, across the urban-rural gradient. J Vertebr Biol </w:t>
      </w:r>
      <w:proofErr w:type="gramStart"/>
      <w:r w:rsidRPr="007D0E63">
        <w:rPr>
          <w:lang w:val="en-US"/>
        </w:rPr>
        <w:t>70:.</w:t>
      </w:r>
      <w:proofErr w:type="gramEnd"/>
      <w:r w:rsidRPr="007D0E63">
        <w:rPr>
          <w:lang w:val="en-US"/>
        </w:rPr>
        <w:t xml:space="preserve"> https://doi.org/10.25225/jvb.20086</w:t>
      </w:r>
    </w:p>
    <w:p w14:paraId="65D34C0C" w14:textId="77777777" w:rsidR="007D0E63" w:rsidRPr="007D0E63" w:rsidRDefault="007D0E63" w:rsidP="007D0E63">
      <w:pPr>
        <w:pStyle w:val="Bibliography"/>
        <w:rPr>
          <w:lang w:val="en-US"/>
        </w:rPr>
      </w:pPr>
      <w:r w:rsidRPr="007D0E63">
        <w:rPr>
          <w:lang w:val="en-US"/>
        </w:rPr>
        <w:t xml:space="preserve">Seress G, Liker A (2015) Habitat urbanization and its effects on birds. Acta </w:t>
      </w:r>
      <w:proofErr w:type="spellStart"/>
      <w:r w:rsidRPr="007D0E63">
        <w:rPr>
          <w:lang w:val="en-US"/>
        </w:rPr>
        <w:t>Zool</w:t>
      </w:r>
      <w:proofErr w:type="spellEnd"/>
      <w:r w:rsidRPr="007D0E63">
        <w:rPr>
          <w:lang w:val="en-US"/>
        </w:rPr>
        <w:t xml:space="preserve"> </w:t>
      </w:r>
      <w:proofErr w:type="spellStart"/>
      <w:r w:rsidRPr="007D0E63">
        <w:rPr>
          <w:lang w:val="en-US"/>
        </w:rPr>
        <w:t>Acad</w:t>
      </w:r>
      <w:proofErr w:type="spellEnd"/>
      <w:r w:rsidRPr="007D0E63">
        <w:rPr>
          <w:lang w:val="en-US"/>
        </w:rPr>
        <w:t xml:space="preserve"> Sci Hung 61:373–408</w:t>
      </w:r>
    </w:p>
    <w:p w14:paraId="761958C0" w14:textId="77777777" w:rsidR="007D0E63" w:rsidRPr="007D0E63" w:rsidRDefault="007D0E63" w:rsidP="007D0E63">
      <w:pPr>
        <w:pStyle w:val="Bibliography"/>
        <w:rPr>
          <w:lang w:val="en-US"/>
        </w:rPr>
      </w:pPr>
      <w:r w:rsidRPr="007D0E63">
        <w:rPr>
          <w:lang w:val="en-US"/>
        </w:rPr>
        <w:t>Shustack DP (2008) Reproductive Timing of Passerines in Urbanizing Landscapes. The Ohio State University</w:t>
      </w:r>
    </w:p>
    <w:p w14:paraId="456EA946" w14:textId="77777777" w:rsidR="007D0E63" w:rsidRPr="007D0E63" w:rsidRDefault="007D0E63" w:rsidP="007D0E63">
      <w:pPr>
        <w:pStyle w:val="Bibliography"/>
        <w:rPr>
          <w:lang w:val="en-US"/>
        </w:rPr>
      </w:pPr>
      <w:proofErr w:type="spellStart"/>
      <w:r w:rsidRPr="007D0E63">
        <w:rPr>
          <w:lang w:val="en-US"/>
        </w:rPr>
        <w:t>Simberloff</w:t>
      </w:r>
      <w:proofErr w:type="spellEnd"/>
      <w:r w:rsidRPr="007D0E63">
        <w:rPr>
          <w:lang w:val="en-US"/>
        </w:rPr>
        <w:t xml:space="preserve"> RA, Phillips JN, Derryberry GE, et al (2023) Communication distance predicts territory size: implications for an urban songbird. Anim Behav 203:89–99. https://doi.org/10.1016/j.anbehav.2023.05.016</w:t>
      </w:r>
    </w:p>
    <w:p w14:paraId="4160AF15" w14:textId="77777777" w:rsidR="007D0E63" w:rsidRPr="007D0E63" w:rsidRDefault="007D0E63" w:rsidP="007D0E63">
      <w:pPr>
        <w:pStyle w:val="Bibliography"/>
        <w:rPr>
          <w:lang w:val="en-US"/>
        </w:rPr>
      </w:pPr>
      <w:r w:rsidRPr="007D0E63">
        <w:rPr>
          <w:lang w:val="en-US"/>
        </w:rPr>
        <w:t xml:space="preserve">Simkin RD, Seto KC, McDonald RI, Jetz W (2022) Biodiversity impacts and conservation implications of urban land expansion projected to 2050. Proc Natl </w:t>
      </w:r>
      <w:proofErr w:type="spellStart"/>
      <w:r w:rsidRPr="007D0E63">
        <w:rPr>
          <w:lang w:val="en-US"/>
        </w:rPr>
        <w:t>Acad</w:t>
      </w:r>
      <w:proofErr w:type="spellEnd"/>
      <w:r w:rsidRPr="007D0E63">
        <w:rPr>
          <w:lang w:val="en-US"/>
        </w:rPr>
        <w:t xml:space="preserve"> Sci 119:e2117297119. https://doi.org/doi:10.1073/pnas.2117297119</w:t>
      </w:r>
    </w:p>
    <w:p w14:paraId="35298B80" w14:textId="77777777" w:rsidR="007D0E63" w:rsidRPr="007D0E63" w:rsidRDefault="007D0E63" w:rsidP="007D0E63">
      <w:pPr>
        <w:pStyle w:val="Bibliography"/>
        <w:rPr>
          <w:lang w:val="en-US"/>
        </w:rPr>
      </w:pPr>
      <w:r w:rsidRPr="007D0E63">
        <w:rPr>
          <w:lang w:val="en-US"/>
        </w:rPr>
        <w:t xml:space="preserve">Smith BT, Escalante P, Hernández Baños BE, et al (2011) The role of historical and contemporary processes on phylogeographic structure and genetic diversity in the Northern Cardinal, Cardinalis </w:t>
      </w:r>
      <w:proofErr w:type="spellStart"/>
      <w:r w:rsidRPr="007D0E63">
        <w:rPr>
          <w:lang w:val="en-US"/>
        </w:rPr>
        <w:t>cardinalis</w:t>
      </w:r>
      <w:proofErr w:type="spellEnd"/>
      <w:r w:rsidRPr="007D0E63">
        <w:rPr>
          <w:lang w:val="en-US"/>
        </w:rPr>
        <w:t xml:space="preserve">. BMC </w:t>
      </w:r>
      <w:proofErr w:type="spellStart"/>
      <w:r w:rsidRPr="007D0E63">
        <w:rPr>
          <w:lang w:val="en-US"/>
        </w:rPr>
        <w:t>Evol</w:t>
      </w:r>
      <w:proofErr w:type="spellEnd"/>
      <w:r w:rsidRPr="007D0E63">
        <w:rPr>
          <w:lang w:val="en-US"/>
        </w:rPr>
        <w:t xml:space="preserve"> Biol 11:136. https://doi.org/10.1186/1471-2148-11-136</w:t>
      </w:r>
    </w:p>
    <w:p w14:paraId="15D9834C" w14:textId="77777777" w:rsidR="007D0E63" w:rsidRPr="007D0E63" w:rsidRDefault="007D0E63" w:rsidP="007D0E63">
      <w:pPr>
        <w:pStyle w:val="Bibliography"/>
        <w:rPr>
          <w:lang w:val="en-US"/>
        </w:rPr>
      </w:pPr>
      <w:r w:rsidRPr="007D0E63">
        <w:rPr>
          <w:lang w:val="en-US"/>
        </w:rPr>
        <w:t xml:space="preserve">Turcotte Y, Desrochers A (2005) Landscape‐dependent distribution of northern forest birds in winter. </w:t>
      </w:r>
      <w:proofErr w:type="spellStart"/>
      <w:r w:rsidRPr="007D0E63">
        <w:rPr>
          <w:lang w:val="en-US"/>
        </w:rPr>
        <w:t>Ecography</w:t>
      </w:r>
      <w:proofErr w:type="spellEnd"/>
      <w:r w:rsidRPr="007D0E63">
        <w:rPr>
          <w:lang w:val="en-US"/>
        </w:rPr>
        <w:t xml:space="preserve"> 28:129–140</w:t>
      </w:r>
    </w:p>
    <w:p w14:paraId="548EAD43" w14:textId="77777777" w:rsidR="007D0E63" w:rsidRPr="007D0E63" w:rsidRDefault="007D0E63" w:rsidP="007D0E63">
      <w:pPr>
        <w:pStyle w:val="Bibliography"/>
        <w:rPr>
          <w:lang w:val="en-US"/>
        </w:rPr>
      </w:pPr>
      <w:proofErr w:type="spellStart"/>
      <w:r w:rsidRPr="007D0E63">
        <w:rPr>
          <w:lang w:val="en-US"/>
        </w:rPr>
        <w:t>Vangestel</w:t>
      </w:r>
      <w:proofErr w:type="spellEnd"/>
      <w:r w:rsidRPr="007D0E63">
        <w:rPr>
          <w:lang w:val="en-US"/>
        </w:rPr>
        <w:t xml:space="preserve"> C, </w:t>
      </w:r>
      <w:proofErr w:type="spellStart"/>
      <w:r w:rsidRPr="007D0E63">
        <w:rPr>
          <w:lang w:val="en-US"/>
        </w:rPr>
        <w:t>Braeckman</w:t>
      </w:r>
      <w:proofErr w:type="spellEnd"/>
      <w:r w:rsidRPr="007D0E63">
        <w:rPr>
          <w:lang w:val="en-US"/>
        </w:rPr>
        <w:t xml:space="preserve"> BP, </w:t>
      </w:r>
      <w:proofErr w:type="spellStart"/>
      <w:r w:rsidRPr="007D0E63">
        <w:rPr>
          <w:lang w:val="en-US"/>
        </w:rPr>
        <w:t>Matheve</w:t>
      </w:r>
      <w:proofErr w:type="spellEnd"/>
      <w:r w:rsidRPr="007D0E63">
        <w:rPr>
          <w:lang w:val="en-US"/>
        </w:rPr>
        <w:t xml:space="preserve"> H, Lens L (2010) Constraints on home range </w:t>
      </w:r>
      <w:proofErr w:type="spellStart"/>
      <w:r w:rsidRPr="007D0E63">
        <w:rPr>
          <w:lang w:val="en-US"/>
        </w:rPr>
        <w:t>behaviour</w:t>
      </w:r>
      <w:proofErr w:type="spellEnd"/>
      <w:r w:rsidRPr="007D0E63">
        <w:rPr>
          <w:lang w:val="en-US"/>
        </w:rPr>
        <w:t xml:space="preserve"> affect nutritional condition in urban house sparrows (Passer domesticus): ranging </w:t>
      </w:r>
      <w:proofErr w:type="spellStart"/>
      <w:r w:rsidRPr="007D0E63">
        <w:rPr>
          <w:lang w:val="en-US"/>
        </w:rPr>
        <w:t>behaviour</w:t>
      </w:r>
      <w:proofErr w:type="spellEnd"/>
      <w:r w:rsidRPr="007D0E63">
        <w:rPr>
          <w:lang w:val="en-US"/>
        </w:rPr>
        <w:t xml:space="preserve"> in urban House Sparrows. Biol J Linn Soc 101:41–50. https://doi.org/10.1111/j.1095-8312.2010.01493.x</w:t>
      </w:r>
    </w:p>
    <w:p w14:paraId="0099B517" w14:textId="77777777" w:rsidR="007D0E63" w:rsidRPr="007D0E63" w:rsidRDefault="007D0E63" w:rsidP="007D0E63">
      <w:pPr>
        <w:pStyle w:val="Bibliography"/>
      </w:pPr>
      <w:r w:rsidRPr="007D0E63">
        <w:rPr>
          <w:lang w:val="en-US"/>
        </w:rPr>
        <w:t xml:space="preserve">Vaz S, Manes S, Khattar G, et al (2023) Global meta-analysis of urbanization stressors on insect abundance, richness, and traits. </w:t>
      </w:r>
      <w:proofErr w:type="spellStart"/>
      <w:r w:rsidRPr="007D0E63">
        <w:t>Sci</w:t>
      </w:r>
      <w:proofErr w:type="spellEnd"/>
      <w:r w:rsidRPr="007D0E63">
        <w:t xml:space="preserve"> Total Environ 903:165967. https://doi.org/10.1016/j.scitotenv.2023.165967</w:t>
      </w:r>
    </w:p>
    <w:p w14:paraId="23C4ED5A" w14:textId="77777777" w:rsidR="007D0E63" w:rsidRPr="007D0E63" w:rsidRDefault="007D0E63" w:rsidP="007D0E63">
      <w:pPr>
        <w:pStyle w:val="Bibliography"/>
      </w:pPr>
      <w:r w:rsidRPr="007D0E63">
        <w:t>Ville de Montréal (2018) Chaussée agrégée et intersection (Base de données des actifs de voirie)</w:t>
      </w:r>
    </w:p>
    <w:p w14:paraId="54D25FCD" w14:textId="77777777" w:rsidR="007D0E63" w:rsidRPr="007D0E63" w:rsidRDefault="007D0E63" w:rsidP="007D0E63">
      <w:pPr>
        <w:pStyle w:val="Bibliography"/>
        <w:rPr>
          <w:lang w:val="en-US"/>
        </w:rPr>
      </w:pPr>
      <w:r w:rsidRPr="007D0E63">
        <w:rPr>
          <w:lang w:val="en-US"/>
        </w:rPr>
        <w:t xml:space="preserve">von Bergmann J, Shkolnik D, Jacobs A (2021) </w:t>
      </w:r>
      <w:proofErr w:type="spellStart"/>
      <w:r w:rsidRPr="007D0E63">
        <w:rPr>
          <w:lang w:val="en-US"/>
        </w:rPr>
        <w:t>cancensus</w:t>
      </w:r>
      <w:proofErr w:type="spellEnd"/>
      <w:r w:rsidRPr="007D0E63">
        <w:rPr>
          <w:lang w:val="en-US"/>
        </w:rPr>
        <w:t>: R package to access, retrieve, and work with Canadian Census data and geography</w:t>
      </w:r>
    </w:p>
    <w:p w14:paraId="25B2131A" w14:textId="77777777" w:rsidR="007D0E63" w:rsidRPr="007D0E63" w:rsidRDefault="007D0E63" w:rsidP="007D0E63">
      <w:pPr>
        <w:pStyle w:val="Bibliography"/>
        <w:rPr>
          <w:lang w:val="en-US"/>
        </w:rPr>
      </w:pPr>
      <w:r w:rsidRPr="007D0E63">
        <w:rPr>
          <w:lang w:val="en-US"/>
        </w:rPr>
        <w:t xml:space="preserve">Wang H, He Q, Liu X, et al (2012) Global urbanization research from 1991 to 2009: A systematic research review. </w:t>
      </w:r>
      <w:proofErr w:type="spellStart"/>
      <w:r w:rsidRPr="007D0E63">
        <w:rPr>
          <w:lang w:val="en-US"/>
        </w:rPr>
        <w:t>Landsc</w:t>
      </w:r>
      <w:proofErr w:type="spellEnd"/>
      <w:r w:rsidRPr="007D0E63">
        <w:rPr>
          <w:lang w:val="en-US"/>
        </w:rPr>
        <w:t xml:space="preserve"> Urban Plan 104:299–309</w:t>
      </w:r>
    </w:p>
    <w:p w14:paraId="3B93A396" w14:textId="77777777" w:rsidR="007D0E63" w:rsidRPr="007D0E63" w:rsidRDefault="007D0E63" w:rsidP="007D0E63">
      <w:pPr>
        <w:pStyle w:val="Bibliography"/>
        <w:rPr>
          <w:lang w:val="en-US"/>
        </w:rPr>
      </w:pPr>
      <w:proofErr w:type="spellStart"/>
      <w:r w:rsidRPr="007D0E63">
        <w:rPr>
          <w:lang w:val="en-US"/>
        </w:rPr>
        <w:t>WeatherSpark</w:t>
      </w:r>
      <w:proofErr w:type="spellEnd"/>
      <w:r w:rsidRPr="007D0E63">
        <w:rPr>
          <w:lang w:val="en-US"/>
        </w:rPr>
        <w:t xml:space="preserve"> Climate and Average Weather Year-Round in Montreal. In: Clim. Aver. Weather Year-Round Montr. https://weatherspark.com/y/25077/Average-Weather-in-Montr%C3%A9al-Quebec-Canada-Year-Round. Accessed 21 June 2026</w:t>
      </w:r>
    </w:p>
    <w:p w14:paraId="29F794D9" w14:textId="77777777" w:rsidR="007D0E63" w:rsidRPr="007D0E63" w:rsidRDefault="007D0E63" w:rsidP="007D0E63">
      <w:pPr>
        <w:pStyle w:val="Bibliography"/>
        <w:rPr>
          <w:lang w:val="en-US"/>
        </w:rPr>
      </w:pPr>
      <w:r w:rsidRPr="007D0E63">
        <w:rPr>
          <w:lang w:val="en-US"/>
        </w:rPr>
        <w:lastRenderedPageBreak/>
        <w:t>Worton BJ (1989) Kernel Methods for Estimating the Utilization Distribution in Home-Range Studies. Ecology 70:164–168. https://doi.org/10.2307/1938423</w:t>
      </w:r>
    </w:p>
    <w:p w14:paraId="0428A864" w14:textId="1A161D21" w:rsidR="00CE36BD" w:rsidRPr="00F45954" w:rsidRDefault="007D6FF3" w:rsidP="007D0E63">
      <w:pPr>
        <w:pStyle w:val="Bibliography"/>
        <w:rPr>
          <w:rFonts w:cs="Times New Roman"/>
          <w:lang w:val="en-CA"/>
        </w:rPr>
      </w:pPr>
      <w:r w:rsidRPr="004C757A">
        <w:rPr>
          <w:rFonts w:cs="Times New Roman"/>
          <w:lang w:val="en-CA"/>
        </w:rPr>
        <w:fldChar w:fldCharType="end"/>
      </w:r>
      <w:bookmarkStart w:id="42" w:name="_Toc205546337"/>
      <w:bookmarkStart w:id="43" w:name="_Toc205883917"/>
    </w:p>
    <w:p w14:paraId="500F5B1D" w14:textId="5CA29125" w:rsidR="00F16901" w:rsidRPr="00975E18" w:rsidRDefault="005F5220" w:rsidP="00B420E3">
      <w:pPr>
        <w:pStyle w:val="Bibliography"/>
        <w:rPr>
          <w:rFonts w:cs="Times New Roman"/>
          <w:sz w:val="40"/>
          <w:szCs w:val="40"/>
          <w:lang w:val="en-CA"/>
        </w:rPr>
      </w:pPr>
      <w:r w:rsidRPr="00975E18">
        <w:rPr>
          <w:rFonts w:eastAsia="Times New Roman" w:cs="Times New Roman"/>
          <w:color w:val="000000" w:themeColor="text1"/>
          <w:sz w:val="40"/>
          <w:szCs w:val="40"/>
          <w:lang w:val="en-CA"/>
        </w:rPr>
        <w:t>Supplemental material</w:t>
      </w:r>
      <w:bookmarkEnd w:id="42"/>
      <w:bookmarkEnd w:id="43"/>
    </w:p>
    <w:p w14:paraId="7BC411CE" w14:textId="120DA12C" w:rsidR="005F5220" w:rsidRPr="00F16901" w:rsidRDefault="00C133DE" w:rsidP="00F96183">
      <w:pPr>
        <w:tabs>
          <w:tab w:val="left" w:pos="20"/>
          <w:tab w:val="left" w:pos="392"/>
        </w:tabs>
        <w:autoSpaceDE w:val="0"/>
        <w:autoSpaceDN w:val="0"/>
        <w:adjustRightInd w:val="0"/>
        <w:spacing w:line="480" w:lineRule="auto"/>
        <w:rPr>
          <w:rFonts w:ascii="Times New Roman" w:hAnsi="Times New Roman" w:cs="Times New Roman"/>
          <w:b/>
          <w:bCs/>
          <w:color w:val="000000" w:themeColor="text1"/>
          <w:lang w:val="en-CA"/>
        </w:rPr>
      </w:pPr>
      <w:r w:rsidRPr="00997E86">
        <w:rPr>
          <w:rFonts w:ascii="Times New Roman" w:hAnsi="Times New Roman" w:cs="Times New Roman"/>
          <w:b/>
          <w:bCs/>
          <w:color w:val="000000" w:themeColor="text1"/>
          <w:lang w:val="en-CA"/>
        </w:rPr>
        <w:t>Cardinals</w:t>
      </w:r>
      <w:r w:rsidR="00F16901" w:rsidRPr="00F16901">
        <w:rPr>
          <w:rFonts w:ascii="Times New Roman" w:hAnsi="Times New Roman" w:cs="Times New Roman"/>
          <w:b/>
          <w:bCs/>
          <w:color w:val="000000" w:themeColor="text1"/>
          <w:lang w:val="en-CA"/>
        </w:rPr>
        <w:t xml:space="preserve"> tagging procedure</w:t>
      </w:r>
    </w:p>
    <w:p w14:paraId="16F8DB0A" w14:textId="4C6A613C" w:rsidR="00F16901" w:rsidRDefault="00F16901"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A23BC1">
        <w:rPr>
          <w:rFonts w:ascii="Times New Roman" w:hAnsi="Times New Roman" w:cs="Times New Roman"/>
          <w:color w:val="000000"/>
          <w:lang w:val="en-CA"/>
        </w:rPr>
        <w:t xml:space="preserve">We mist netted </w:t>
      </w:r>
      <w:r w:rsidR="00EB0C8F" w:rsidRPr="00CD1318">
        <w:rPr>
          <w:rFonts w:ascii="Times New Roman" w:hAnsi="Times New Roman" w:cs="Times New Roman"/>
          <w:color w:val="000000"/>
          <w:lang w:val="en-CA"/>
        </w:rPr>
        <w:t>cardinals</w:t>
      </w:r>
      <w:r w:rsidRPr="00A23BC1">
        <w:rPr>
          <w:rFonts w:ascii="Times New Roman" w:hAnsi="Times New Roman" w:cs="Times New Roman"/>
          <w:color w:val="000000"/>
          <w:lang w:val="en-CA"/>
        </w:rPr>
        <w:t xml:space="preserve"> (males and females) at the </w:t>
      </w:r>
      <w:r w:rsidR="00EA3EB2">
        <w:rPr>
          <w:rFonts w:ascii="Times New Roman" w:hAnsi="Times New Roman" w:cs="Times New Roman"/>
          <w:color w:val="000000"/>
          <w:lang w:val="en-CA"/>
        </w:rPr>
        <w:t>McGill Bird Observatory (MBO)</w:t>
      </w:r>
      <w:r w:rsidRPr="00A23BC1">
        <w:rPr>
          <w:rFonts w:ascii="Times New Roman" w:hAnsi="Times New Roman" w:cs="Times New Roman"/>
          <w:color w:val="000000"/>
          <w:lang w:val="en-CA"/>
        </w:rPr>
        <w:t xml:space="preserve"> during October and November of the year 2022, 2023 and 2024. The birds were intercepted using 30 mm Japanese Nylon nets and placed in small cotton bags to reduce stress before handling. As part of the migration monitoring being done at the MBO, we banded</w:t>
      </w:r>
      <w:r>
        <w:rPr>
          <w:rFonts w:ascii="Times New Roman" w:hAnsi="Times New Roman" w:cs="Times New Roman"/>
          <w:color w:val="000000"/>
          <w:lang w:val="en-CA"/>
        </w:rPr>
        <w:t xml:space="preserve"> all</w:t>
      </w:r>
      <w:r w:rsidRPr="00A23BC1">
        <w:rPr>
          <w:rFonts w:ascii="Times New Roman" w:hAnsi="Times New Roman" w:cs="Times New Roman"/>
          <w:color w:val="000000"/>
          <w:lang w:val="en-CA"/>
        </w:rPr>
        <w:t xml:space="preserve"> </w:t>
      </w:r>
      <w:r w:rsidR="00CD1318" w:rsidRPr="00CD1318">
        <w:rPr>
          <w:rFonts w:ascii="Times New Roman" w:hAnsi="Times New Roman" w:cs="Times New Roman"/>
          <w:color w:val="000000"/>
          <w:lang w:val="en-CA"/>
        </w:rPr>
        <w:t>cardinals</w:t>
      </w:r>
      <w:r w:rsidRPr="410C3214">
        <w:rPr>
          <w:rFonts w:ascii="Times New Roman" w:hAnsi="Times New Roman" w:cs="Times New Roman"/>
          <w:i/>
          <w:iCs/>
          <w:color w:val="000000"/>
          <w:lang w:val="en-CA"/>
        </w:rPr>
        <w:t xml:space="preserve"> </w:t>
      </w:r>
      <w:r w:rsidRPr="00A23BC1">
        <w:rPr>
          <w:rFonts w:ascii="Times New Roman" w:hAnsi="Times New Roman" w:cs="Times New Roman"/>
          <w:color w:val="000000"/>
          <w:lang w:val="en-CA"/>
        </w:rPr>
        <w:t xml:space="preserve">with a numbered aluminum band issued by the Canadian Bird Banding Office. The individuals were sexed, aged, weighed, and randomly assigned to one of the six possible release sites consisting of translocation sites and control sites at the capture location. In addition to the aluminum band, we fitted </w:t>
      </w:r>
      <w:r>
        <w:rPr>
          <w:rFonts w:ascii="Times New Roman" w:hAnsi="Times New Roman" w:cs="Times New Roman"/>
          <w:color w:val="000000"/>
          <w:lang w:val="en-CA"/>
        </w:rPr>
        <w:t xml:space="preserve">all </w:t>
      </w:r>
      <w:r w:rsidR="00CD1318" w:rsidRPr="00CD1318">
        <w:rPr>
          <w:rFonts w:ascii="Times New Roman" w:hAnsi="Times New Roman" w:cs="Times New Roman"/>
          <w:color w:val="000000"/>
          <w:lang w:val="en-CA"/>
        </w:rPr>
        <w:t>cardinals</w:t>
      </w:r>
      <w:r>
        <w:rPr>
          <w:rFonts w:ascii="Times New Roman" w:hAnsi="Times New Roman" w:cs="Times New Roman"/>
          <w:color w:val="000000"/>
          <w:lang w:val="en-CA"/>
        </w:rPr>
        <w:t xml:space="preserve"> </w:t>
      </w:r>
      <w:r w:rsidRPr="00E118FC">
        <w:rPr>
          <w:rFonts w:ascii="Times New Roman" w:hAnsi="Times New Roman" w:cs="Times New Roman"/>
          <w:color w:val="000000"/>
          <w:lang w:val="en-CA"/>
        </w:rPr>
        <w:t>with</w:t>
      </w:r>
      <w:r w:rsidRPr="00A23BC1">
        <w:rPr>
          <w:rFonts w:ascii="Times New Roman" w:hAnsi="Times New Roman" w:cs="Times New Roman"/>
          <w:color w:val="000000"/>
          <w:lang w:val="en-CA"/>
        </w:rPr>
        <w:t xml:space="preserve"> a set of heat-sealed coloured plastic bands, each with a unique combination of colours. This allowed visual identification of the individuals without having to resort to a radio tag receiver. Each bird was equipped with a Lotek NanoTag (NTQB-2) weighing 0.8 grams, using soft elastics in a figure 8 harness configuration (the total weight of the tag, harness, and glue was less than 3% of </w:t>
      </w:r>
      <w:r w:rsidR="00CD1318" w:rsidRPr="00CD1318">
        <w:rPr>
          <w:rFonts w:ascii="Times New Roman" w:hAnsi="Times New Roman" w:cs="Times New Roman"/>
          <w:color w:val="000000"/>
          <w:lang w:val="en-CA"/>
        </w:rPr>
        <w:t>cardinals</w:t>
      </w:r>
      <w:r w:rsidRPr="00CD1318">
        <w:rPr>
          <w:rFonts w:ascii="Times New Roman" w:hAnsi="Times New Roman" w:cs="Times New Roman"/>
          <w:color w:val="000000"/>
          <w:lang w:val="en-CA"/>
        </w:rPr>
        <w:t>’</w:t>
      </w:r>
      <w:r w:rsidRPr="00A23BC1">
        <w:rPr>
          <w:rFonts w:ascii="Times New Roman" w:hAnsi="Times New Roman" w:cs="Times New Roman"/>
          <w:color w:val="000000"/>
          <w:lang w:val="en-CA"/>
        </w:rPr>
        <w:t xml:space="preserve"> body weight). All the radio-tags were registered as part of the Motus Wildlife Tracking System </w:t>
      </w:r>
      <w:r w:rsidRPr="00A23BC1">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{"citationID":"hbetaAeq","properties":{"formattedCitation":"(Frei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Pr="00A23BC1">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(Frei et al. 2024)</w:t>
      </w:r>
      <w:r w:rsidRPr="00A23BC1">
        <w:rPr>
          <w:rFonts w:ascii="Times New Roman" w:hAnsi="Times New Roman" w:cs="Times New Roman"/>
          <w:color w:val="000000"/>
          <w:lang w:val="en-CA"/>
        </w:rPr>
        <w:fldChar w:fldCharType="end"/>
      </w:r>
      <w:r w:rsidRPr="00A23BC1">
        <w:rPr>
          <w:rFonts w:ascii="Times New Roman" w:hAnsi="Times New Roman" w:cs="Times New Roman"/>
          <w:color w:val="000000"/>
          <w:lang w:val="en-CA"/>
        </w:rPr>
        <w:t>.</w:t>
      </w:r>
    </w:p>
    <w:p w14:paraId="73F33FFC" w14:textId="6B6F15C5"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color w:val="000000"/>
          <w:lang w:val="en-CA"/>
        </w:rPr>
        <w:t>Motus tower locations</w:t>
      </w:r>
    </w:p>
    <w:p w14:paraId="45D15A9D" w14:textId="427782B3"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410C3214">
        <w:rPr>
          <w:rFonts w:ascii="Times New Roman" w:hAnsi="Times New Roman" w:cs="Times New Roman"/>
          <w:color w:val="000000" w:themeColor="text1"/>
          <w:lang w:val="en-CA"/>
        </w:rPr>
        <w:t xml:space="preserve">During the first winter, only 2 automated receiver towers from the Motus network were deployed. The first tower is located at the </w:t>
      </w:r>
      <w:r>
        <w:rPr>
          <w:rFonts w:ascii="Times New Roman" w:hAnsi="Times New Roman" w:cs="Times New Roman"/>
          <w:color w:val="000000" w:themeColor="text1"/>
          <w:lang w:val="en-CA"/>
        </w:rPr>
        <w:t>peri-urban site</w:t>
      </w:r>
      <w:r w:rsidRPr="410C3214">
        <w:rPr>
          <w:rFonts w:ascii="Times New Roman" w:hAnsi="Times New Roman" w:cs="Times New Roman"/>
          <w:color w:val="000000" w:themeColor="text1"/>
          <w:lang w:val="en-CA"/>
        </w:rPr>
        <w:t xml:space="preserve"> (4525’50.</w:t>
      </w:r>
      <w:proofErr w:type="gramStart"/>
      <w:r w:rsidRPr="410C3214">
        <w:rPr>
          <w:rFonts w:ascii="Times New Roman" w:hAnsi="Times New Roman" w:cs="Times New Roman"/>
          <w:color w:val="000000" w:themeColor="text1"/>
          <w:lang w:val="en-CA"/>
        </w:rPr>
        <w:t>4”N</w:t>
      </w:r>
      <w:proofErr w:type="gramEnd"/>
      <w:r w:rsidRPr="410C3214">
        <w:rPr>
          <w:rFonts w:ascii="Times New Roman" w:hAnsi="Times New Roman" w:cs="Times New Roman"/>
          <w:color w:val="000000" w:themeColor="text1"/>
          <w:lang w:val="en-CA"/>
        </w:rPr>
        <w:t xml:space="preserve"> 73˚56’18.</w:t>
      </w:r>
      <w:proofErr w:type="gramStart"/>
      <w:r w:rsidRPr="410C3214">
        <w:rPr>
          <w:rFonts w:ascii="Times New Roman" w:hAnsi="Times New Roman" w:cs="Times New Roman"/>
          <w:color w:val="000000" w:themeColor="text1"/>
          <w:lang w:val="en-CA"/>
        </w:rPr>
        <w:t>6”W</w:t>
      </w:r>
      <w:proofErr w:type="gramEnd"/>
      <w:r w:rsidRPr="410C3214">
        <w:rPr>
          <w:rFonts w:ascii="Times New Roman" w:hAnsi="Times New Roman" w:cs="Times New Roman"/>
          <w:color w:val="000000" w:themeColor="text1"/>
          <w:lang w:val="en-CA"/>
        </w:rPr>
        <w:t>), while the second tower is located on top of a faculty building at McGill University’s Macdonald campus (45˚24’28.</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73˚56’20.</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xml:space="preserve">). For the second winter, those two towers were also used for continuous data location, with the addition of a third temporary receiver tower that we </w:t>
      </w:r>
      <w:r w:rsidRPr="410C3214">
        <w:rPr>
          <w:rFonts w:ascii="Times New Roman" w:hAnsi="Times New Roman" w:cs="Times New Roman"/>
          <w:color w:val="000000" w:themeColor="text1"/>
          <w:lang w:val="en-CA"/>
        </w:rPr>
        <w:lastRenderedPageBreak/>
        <w:t xml:space="preserve">installed </w:t>
      </w:r>
      <w:r>
        <w:rPr>
          <w:rFonts w:ascii="Times New Roman" w:hAnsi="Times New Roman" w:cs="Times New Roman"/>
          <w:color w:val="000000" w:themeColor="text1"/>
          <w:lang w:val="en-CA"/>
        </w:rPr>
        <w:t xml:space="preserve">at the suburban site </w:t>
      </w:r>
      <w:r w:rsidRPr="410C3214">
        <w:rPr>
          <w:rFonts w:ascii="Times New Roman" w:hAnsi="Times New Roman" w:cs="Times New Roman"/>
          <w:color w:val="000000" w:themeColor="text1"/>
          <w:lang w:val="en-CA"/>
        </w:rPr>
        <w:t>(45˚24’39.</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73˚55’48.</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Finally, during the third winter, a fourth, permanent Motus tower was installed on top of a building at Concordia University’s Loyola campus location</w:t>
      </w:r>
      <w:r>
        <w:rPr>
          <w:rFonts w:ascii="Times New Roman" w:hAnsi="Times New Roman" w:cs="Times New Roman"/>
          <w:color w:val="000000" w:themeColor="text1"/>
          <w:lang w:val="en-CA"/>
        </w:rPr>
        <w:t xml:space="preserve"> at the urban site</w:t>
      </w:r>
      <w:r w:rsidRPr="410C3214">
        <w:rPr>
          <w:rFonts w:ascii="Times New Roman" w:hAnsi="Times New Roman" w:cs="Times New Roman"/>
          <w:color w:val="000000" w:themeColor="text1"/>
          <w:lang w:val="en-CA"/>
        </w:rPr>
        <w:t xml:space="preserve"> (45˚27’32.</w:t>
      </w:r>
      <w:proofErr w:type="gramStart"/>
      <w:r w:rsidRPr="410C3214">
        <w:rPr>
          <w:rFonts w:ascii="Times New Roman" w:hAnsi="Times New Roman" w:cs="Times New Roman"/>
          <w:color w:val="000000" w:themeColor="text1"/>
          <w:lang w:val="en-CA"/>
        </w:rPr>
        <w:t>6”N</w:t>
      </w:r>
      <w:proofErr w:type="gramEnd"/>
      <w:r w:rsidRPr="410C3214">
        <w:rPr>
          <w:rFonts w:ascii="Times New Roman" w:hAnsi="Times New Roman" w:cs="Times New Roman"/>
          <w:color w:val="000000" w:themeColor="text1"/>
          <w:lang w:val="en-CA"/>
        </w:rPr>
        <w:t xml:space="preserve"> 73˚38’30.</w:t>
      </w:r>
      <w:proofErr w:type="gramStart"/>
      <w:r w:rsidRPr="410C3214">
        <w:rPr>
          <w:rFonts w:ascii="Times New Roman" w:hAnsi="Times New Roman" w:cs="Times New Roman"/>
          <w:color w:val="000000" w:themeColor="text1"/>
          <w:lang w:val="en-CA"/>
        </w:rPr>
        <w:t>2”W</w:t>
      </w:r>
      <w:proofErr w:type="gramEnd"/>
      <w:r w:rsidRPr="410C3214">
        <w:rPr>
          <w:rFonts w:ascii="Times New Roman" w:hAnsi="Times New Roman" w:cs="Times New Roman"/>
          <w:color w:val="000000" w:themeColor="text1"/>
          <w:lang w:val="en-CA"/>
        </w:rPr>
        <w:t xml:space="preserve">). </w:t>
      </w:r>
    </w:p>
    <w:p w14:paraId="65F823E0" w14:textId="77777777" w:rsidR="004950D2" w:rsidRPr="00DA727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71B0B205" w14:textId="15657717" w:rsidR="0015398C"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Pr>
          <w:rFonts w:ascii="Times New Roman" w:hAnsi="Times New Roman" w:cs="Times New Roman"/>
          <w:b/>
          <w:bCs/>
          <w:color w:val="000000" w:themeColor="text1"/>
          <w:lang w:val="en-CA"/>
        </w:rPr>
        <w:t>Detailed use of gain and signal strength when tracking</w:t>
      </w:r>
    </w:p>
    <w:p w14:paraId="66219EF2" w14:textId="50BB563A" w:rsidR="00124B24" w:rsidRPr="00EC4F9E"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w:t>
      </w:r>
      <w:r w:rsidR="00CD1318" w:rsidRPr="00CD1318">
        <w:rPr>
          <w:rFonts w:ascii="Times New Roman" w:hAnsi="Times New Roman" w:cs="Times New Roman"/>
          <w:color w:val="000000" w:themeColor="text1"/>
          <w:lang w:val="en-CA"/>
        </w:rPr>
        <w:t>cardinals</w:t>
      </w:r>
      <w:r w:rsidR="00033A3B" w:rsidRPr="00CD1318">
        <w:rPr>
          <w:rFonts w:ascii="Times New Roman" w:hAnsi="Times New Roman" w:cs="Times New Roman"/>
          <w:color w:val="000000" w:themeColor="text1"/>
          <w:lang w:val="en-CA"/>
        </w:rPr>
        <w:t>’</w:t>
      </w:r>
      <w:r w:rsidRPr="004C757A">
        <w:rPr>
          <w:rFonts w:ascii="Times New Roman" w:hAnsi="Times New Roman" w:cs="Times New Roman"/>
          <w:color w:val="000000" w:themeColor="text1"/>
          <w:lang w:val="en-CA"/>
        </w:rPr>
        <w:t xml:space="preserve"> tag, the tracker moves toward the direction with the strongest signal. Once a threshold of 150 dB (SRX800) or 200 dB (SRX1200) is attained, the trackers then lower the gain by 10 and repeat this process until they reach the tagged individual. The trackers only record a GPS point if the signal strength is 150 or 200 dB, with a gain of 40 or less</w:t>
      </w:r>
      <w:r w:rsidR="00EC4F9E">
        <w:rPr>
          <w:rFonts w:ascii="Times New Roman" w:hAnsi="Times New Roman" w:cs="Times New Roman"/>
          <w:color w:val="000000" w:themeColor="text1"/>
          <w:lang w:val="en-CA"/>
        </w:rPr>
        <w:t xml:space="preserve">. </w:t>
      </w:r>
      <w:r w:rsidR="00395361" w:rsidRPr="410C3214">
        <w:rPr>
          <w:rFonts w:ascii="Times New Roman" w:hAnsi="Times New Roman" w:cs="Times New Roman"/>
          <w:color w:val="000000" w:themeColor="text1"/>
          <w:lang w:val="en-CA"/>
        </w:rPr>
        <w:t xml:space="preserve">While visual confirmation was difficult to achieve due to the nature of the release habitats (high density of private property), prior testing with radio tags showed that we could assume the bird to be within 10-15 meters when the gain was </w:t>
      </w:r>
      <m:oMath>
        <m:r>
          <w:rPr>
            <w:rFonts w:ascii="Cambria Math" w:hAnsi="Cambria Math" w:cs="Times New Roman"/>
            <w:color w:val="000000" w:themeColor="text1"/>
            <w:lang w:val="en-CA"/>
          </w:rPr>
          <m:t>≤</m:t>
        </m:r>
      </m:oMath>
      <w:r w:rsidR="00395361" w:rsidRPr="43DADB7B">
        <w:rPr>
          <w:rFonts w:ascii="Times New Roman" w:eastAsiaTheme="minorEastAsia" w:hAnsi="Times New Roman" w:cs="Times New Roman"/>
          <w:color w:val="000000" w:themeColor="text1"/>
          <w:lang w:val="en-CA"/>
        </w:rPr>
        <w:t xml:space="preserve"> 30 </w:t>
      </w:r>
      <w:r w:rsidR="00395361" w:rsidRPr="410C3214">
        <w:rPr>
          <w:rFonts w:ascii="Times New Roman" w:hAnsi="Times New Roman" w:cs="Times New Roman"/>
          <w:color w:val="000000" w:themeColor="text1"/>
          <w:lang w:val="en-CA"/>
        </w:rPr>
        <w:t xml:space="preserve">and the signal strength </w:t>
      </w:r>
      <m:oMath>
        <m:r>
          <w:rPr>
            <w:rFonts w:ascii="Cambria Math" w:hAnsi="Cambria Math" w:cs="Times New Roman"/>
            <w:color w:val="000000" w:themeColor="text1"/>
            <w:lang w:val="en-CA"/>
          </w:rPr>
          <m:t>≥</m:t>
        </m:r>
      </m:oMath>
      <w:r w:rsidR="00395361" w:rsidRPr="410C3214">
        <w:rPr>
          <w:rFonts w:ascii="Times New Roman" w:hAnsi="Times New Roman" w:cs="Times New Roman"/>
          <w:color w:val="000000" w:themeColor="text1"/>
          <w:lang w:val="en-CA"/>
        </w:rPr>
        <w:t xml:space="preserve"> 150 dB for the SRX800 receivers (or 200 db for the SRX1200). The handheld receivers were either Lotek’s SRX800 or </w:t>
      </w:r>
      <w:r w:rsidR="00395361" w:rsidRPr="410C3214">
        <w:rPr>
          <w:rFonts w:ascii="Times New Roman" w:hAnsi="Times New Roman" w:cs="Times New Roman"/>
          <w:color w:val="000000" w:themeColor="text1"/>
          <w:lang w:val="en-CA"/>
        </w:rPr>
        <w:lastRenderedPageBreak/>
        <w:t>SRX1200. They were operated by setting the frequency to 166.380 MHz (Motus tags’ frequency for the Western hemisphere) and using both the gain and the signal strength to get as close as possible to the tagged individuals. We were usually able to detect birds that were within 200 meters of our location, and on some rare occasions were even able to pick up signals of birds located as far as 800 meters away. We did encounter a significantly higher level of static noise when tracking at the urban location, yet it was not enough to prevent us from finding birds within the detection range. Another factor that could have complicated tracking efforts was the occasional aggregation of multiple birds, which can make it difficult to obtain precise location data. In most cases, no more than two birds were observed together. When larger groups were detected, the majority typically dispersed before we could approach close enough to record a GPS location. Overall, however, such aggregations were infrequent and are therefore unlikely to have significantly affected the accuracy of our tracking data.</w:t>
      </w:r>
    </w:p>
    <w:p w14:paraId="72F70CB7" w14:textId="77777777" w:rsidR="003073B5" w:rsidRDefault="003073B5" w:rsidP="00585822">
      <w:pPr>
        <w:spacing w:line="480" w:lineRule="auto"/>
        <w:rPr>
          <w:rFonts w:ascii="Times New Roman" w:hAnsi="Times New Roman" w:cs="Times New Roman"/>
          <w:color w:val="000000" w:themeColor="text1"/>
          <w:lang w:val="en-CA"/>
        </w:rPr>
      </w:pPr>
    </w:p>
    <w:p w14:paraId="5EE63FCB" w14:textId="3D7E8AC9" w:rsidR="00585822" w:rsidRPr="009A2C18" w:rsidRDefault="003073B5" w:rsidP="00585822">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231F5B3D" wp14:editId="5B1193AB">
            <wp:extent cx="5943600" cy="4611370"/>
            <wp:effectExtent l="12700" t="12700" r="12700" b="11430"/>
            <wp:docPr id="1552826408"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6408" name="Picture 3" descr="A graph of different colored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611370"/>
                    </a:xfrm>
                    <a:prstGeom prst="rect">
                      <a:avLst/>
                    </a:prstGeom>
                    <a:ln>
                      <a:solidFill>
                        <a:schemeClr val="tx1"/>
                      </a:solidFill>
                    </a:ln>
                  </pic:spPr>
                </pic:pic>
              </a:graphicData>
            </a:graphic>
          </wp:inline>
        </w:drawing>
      </w:r>
      <w:r w:rsidR="00585822">
        <w:rPr>
          <w:rFonts w:ascii="Times New Roman" w:eastAsiaTheme="minorEastAsia" w:hAnsi="Times New Roman" w:cs="Times New Roman"/>
          <w:b/>
          <w:bCs/>
          <w:color w:val="000000" w:themeColor="text1"/>
          <w:lang w:val="en-CA"/>
        </w:rPr>
        <w:t xml:space="preserve">Figure S1. </w:t>
      </w:r>
      <w:r w:rsidR="00585822">
        <w:rPr>
          <w:rFonts w:ascii="Times New Roman" w:eastAsiaTheme="minorEastAsia" w:hAnsi="Times New Roman" w:cs="Times New Roman"/>
          <w:color w:val="000000" w:themeColor="text1"/>
          <w:lang w:val="en-CA"/>
        </w:rPr>
        <w:t xml:space="preserve">Mean number of </w:t>
      </w:r>
      <w:r w:rsidR="00CD1318" w:rsidRPr="00CD1318">
        <w:rPr>
          <w:rFonts w:ascii="Times New Roman" w:eastAsiaTheme="minorEastAsia" w:hAnsi="Times New Roman" w:cs="Times New Roman"/>
          <w:color w:val="000000" w:themeColor="text1"/>
          <w:lang w:val="en-CA"/>
        </w:rPr>
        <w:t>cardinals</w:t>
      </w:r>
      <w:r w:rsidR="00585822">
        <w:rPr>
          <w:rFonts w:ascii="Times New Roman" w:eastAsiaTheme="minorEastAsia" w:hAnsi="Times New Roman" w:cs="Times New Roman"/>
          <w:color w:val="000000" w:themeColor="text1"/>
          <w:lang w:val="en-CA"/>
        </w:rPr>
        <w:t xml:space="preserve"> captured at the McGill Bird Observatory (peri-urban site) between 2004 and 2022 in Montreal, Quebec, Canada separated by age where A) shows adult birds, B) shows juvenile birds and C) shows unknown individuals. </w:t>
      </w:r>
    </w:p>
    <w:p w14:paraId="04D03A03" w14:textId="2972565C" w:rsidR="00585822" w:rsidRDefault="0058582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571225BE"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520B049"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6824B393"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F2121E1" w14:textId="77777777" w:rsidR="004950D2" w:rsidRPr="009959A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2BEC011A" w14:textId="51D21F9B" w:rsidR="005F5220" w:rsidRDefault="005F5220"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lastRenderedPageBreak/>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AICc of generalized linear mixed models (GLM) with a comparing </w:t>
      </w:r>
      <w:r w:rsidR="00273E88">
        <w:rPr>
          <w:rFonts w:ascii="Times New Roman" w:hAnsi="Times New Roman" w:cs="Times New Roman"/>
          <w:color w:val="000000"/>
          <w:lang w:val="en-CA"/>
        </w:rPr>
        <w:t>scale-of-effect</w:t>
      </w:r>
      <w:r>
        <w:rPr>
          <w:rFonts w:ascii="Times New Roman" w:hAnsi="Times New Roman" w:cs="Times New Roman"/>
          <w:color w:val="000000"/>
          <w:lang w:val="en-CA"/>
        </w:rPr>
        <w:t xml:space="preserve"> of landscape variables for resighting locations (n= 57) </w:t>
      </w:r>
      <w:r w:rsidR="00331B92">
        <w:rPr>
          <w:rFonts w:ascii="Times New Roman" w:hAnsi="Times New Roman" w:cs="Times New Roman"/>
          <w:color w:val="000000"/>
          <w:lang w:val="en-CA"/>
        </w:rPr>
        <w:t xml:space="preserve">of </w:t>
      </w:r>
      <w:r w:rsidR="00CD1318" w:rsidRPr="00DA5353">
        <w:rPr>
          <w:rFonts w:ascii="Times New Roman" w:hAnsi="Times New Roman" w:cs="Times New Roman"/>
          <w:color w:val="000000"/>
          <w:lang w:val="en-CA"/>
        </w:rPr>
        <w:t>cardinals</w:t>
      </w:r>
      <w:r>
        <w:rPr>
          <w:rFonts w:ascii="Times New Roman" w:hAnsi="Times New Roman" w:cs="Times New Roman"/>
          <w:color w:val="000000"/>
          <w:lang w:val="en-CA"/>
        </w:rPr>
        <w:t xml:space="preserve"> tracked across three sites in Montreal, Quebec, Canada.</w:t>
      </w:r>
    </w:p>
    <w:tbl>
      <w:tblPr>
        <w:tblStyle w:val="TableGrid"/>
        <w:tblW w:w="9350" w:type="dxa"/>
        <w:jc w:val="right"/>
        <w:tblLook w:val="04A0" w:firstRow="1" w:lastRow="0" w:firstColumn="1" w:lastColumn="0" w:noHBand="0" w:noVBand="1"/>
      </w:tblPr>
      <w:tblGrid>
        <w:gridCol w:w="2300"/>
        <w:gridCol w:w="1100"/>
        <w:gridCol w:w="2715"/>
        <w:gridCol w:w="1140"/>
        <w:gridCol w:w="990"/>
        <w:gridCol w:w="1105"/>
      </w:tblGrid>
      <w:tr w:rsidR="005F5220" w14:paraId="1728619C" w14:textId="77777777" w:rsidTr="0097709C">
        <w:trPr>
          <w:trHeight w:val="300"/>
          <w:jc w:val="right"/>
        </w:trPr>
        <w:tc>
          <w:tcPr>
            <w:tcW w:w="2300" w:type="dxa"/>
            <w:tcBorders>
              <w:left w:val="single" w:sz="4" w:space="0" w:color="FFFFFF" w:themeColor="background1"/>
              <w:right w:val="single" w:sz="4" w:space="0" w:color="FFFFFF" w:themeColor="background1"/>
            </w:tcBorders>
          </w:tcPr>
          <w:p w14:paraId="17F3004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
          <w:p w14:paraId="605DDE8F"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2715" w:type="dxa"/>
            <w:tcBorders>
              <w:left w:val="single" w:sz="4" w:space="0" w:color="FFFFFF" w:themeColor="background1"/>
              <w:right w:val="single" w:sz="4" w:space="0" w:color="FFFFFF" w:themeColor="background1"/>
            </w:tcBorders>
          </w:tcPr>
          <w:p w14:paraId="0C2FF41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1140" w:type="dxa"/>
            <w:tcBorders>
              <w:left w:val="single" w:sz="4" w:space="0" w:color="FFFFFF" w:themeColor="background1"/>
              <w:right w:val="single" w:sz="4" w:space="0" w:color="FFFFFF" w:themeColor="background1"/>
            </w:tcBorders>
          </w:tcPr>
          <w:p w14:paraId="26B3A531"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
          <w:p w14:paraId="54D5214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1105" w:type="dxa"/>
            <w:tcBorders>
              <w:left w:val="single" w:sz="4" w:space="0" w:color="FFFFFF" w:themeColor="background1"/>
              <w:right w:val="single" w:sz="4" w:space="0" w:color="FFFFFF" w:themeColor="background1"/>
            </w:tcBorders>
          </w:tcPr>
          <w:p w14:paraId="0F6B019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005F5220" w14:paraId="6E8A17D3" w14:textId="77777777" w:rsidTr="0097709C">
        <w:trPr>
          <w:trHeight w:val="716"/>
          <w:jc w:val="right"/>
        </w:trPr>
        <w:tc>
          <w:tcPr>
            <w:tcW w:w="2300" w:type="dxa"/>
            <w:tcBorders>
              <w:left w:val="single" w:sz="4" w:space="0" w:color="FFFFFF" w:themeColor="background1"/>
              <w:bottom w:val="single" w:sz="4" w:space="0" w:color="FFFFFF" w:themeColor="background1"/>
              <w:right w:val="single" w:sz="4" w:space="0" w:color="FFFFFF" w:themeColor="background1"/>
            </w:tcBorders>
          </w:tcPr>
          <w:p w14:paraId="03356528" w14:textId="0023D707"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
          <w:p w14:paraId="32766DF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0464C28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28873E7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774F08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0C3CC1A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left w:val="single" w:sz="4" w:space="0" w:color="FFFFFF" w:themeColor="background1"/>
              <w:bottom w:val="single" w:sz="4" w:space="0" w:color="FFFFFF" w:themeColor="background1"/>
              <w:right w:val="single" w:sz="4" w:space="0" w:color="FFFFFF" w:themeColor="background1"/>
            </w:tcBorders>
          </w:tcPr>
          <w:p w14:paraId="11DD6C7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left w:val="single" w:sz="4" w:space="0" w:color="FFFFFF" w:themeColor="background1"/>
              <w:bottom w:val="single" w:sz="4" w:space="0" w:color="FFFFFF" w:themeColor="background1"/>
              <w:right w:val="single" w:sz="4" w:space="0" w:color="FFFFFF" w:themeColor="background1"/>
            </w:tcBorders>
          </w:tcPr>
          <w:p w14:paraId="7696304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7AC6C59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369836A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0875B968"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
          <w:p w14:paraId="27566D4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39A9F902"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48C2838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693C24D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
          <w:p w14:paraId="435EF7D2"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D55FC58"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56BE99A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918914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14:paraId="1EFAA2C4" w14:textId="77777777" w:rsidTr="0097709C">
        <w:trPr>
          <w:trHeight w:val="300"/>
          <w:jc w:val="right"/>
        </w:trPr>
        <w:tc>
          <w:tcPr>
            <w:tcW w:w="2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C0DAFC" w14:textId="36D39856"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9DCD9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6FE4DDB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3A1B8B3B"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DB91B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516A2289"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BBCBC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86056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3A8A5E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6961717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5A49F4C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3FA837"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F253B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12759C9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450545D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561689"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5FAB6B2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3A618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0BB5D6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rsidRPr="00982A68" w14:paraId="73B79432" w14:textId="77777777" w:rsidTr="0097709C">
        <w:trPr>
          <w:trHeight w:val="300"/>
          <w:jc w:val="right"/>
        </w:trPr>
        <w:tc>
          <w:tcPr>
            <w:tcW w:w="2300" w:type="dxa"/>
            <w:tcBorders>
              <w:top w:val="single" w:sz="4" w:space="0" w:color="FFFFFF" w:themeColor="background1"/>
              <w:left w:val="single" w:sz="4" w:space="0" w:color="FFFFFF" w:themeColor="background1"/>
              <w:right w:val="single" w:sz="4" w:space="0" w:color="FFFFFF" w:themeColor="background1"/>
            </w:tcBorders>
          </w:tcPr>
          <w:p w14:paraId="10430017" w14:textId="20C4F21D"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Urban</w:t>
            </w:r>
          </w:p>
        </w:tc>
        <w:tc>
          <w:tcPr>
            <w:tcW w:w="1100" w:type="dxa"/>
            <w:tcBorders>
              <w:top w:val="single" w:sz="4" w:space="0" w:color="FFFFFF" w:themeColor="background1"/>
              <w:left w:val="single" w:sz="4" w:space="0" w:color="FFFFFF" w:themeColor="background1"/>
              <w:right w:val="single" w:sz="4" w:space="0" w:color="FFFFFF" w:themeColor="background1"/>
            </w:tcBorders>
          </w:tcPr>
          <w:p w14:paraId="75671F6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102BF92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0202EF8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5AB6F5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2715" w:type="dxa"/>
            <w:tcBorders>
              <w:top w:val="single" w:sz="4" w:space="0" w:color="FFFFFF" w:themeColor="background1"/>
              <w:left w:val="single" w:sz="4" w:space="0" w:color="FFFFFF" w:themeColor="background1"/>
              <w:right w:val="single" w:sz="4" w:space="0" w:color="FFFFFF" w:themeColor="background1"/>
            </w:tcBorders>
          </w:tcPr>
          <w:p w14:paraId="5CDA8ADC"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right w:val="single" w:sz="4" w:space="0" w:color="FFFFFF" w:themeColor="background1"/>
            </w:tcBorders>
          </w:tcPr>
          <w:p w14:paraId="470E043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7FC5B50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5EBFE7EC"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03314319"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
          <w:p w14:paraId="13E7BAF3"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BFBBD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43AECF7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245A4427"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
          <w:p w14:paraId="35F554ED"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1FC7C9E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98CF5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7585B68"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53BD48F0" w14:textId="283774E2" w:rsidR="00B603FA" w:rsidRDefault="00B603FA" w:rsidP="37EA428B">
      <w:pPr>
        <w:spacing w:before="100" w:beforeAutospacing="1" w:after="100" w:afterAutospacing="1" w:line="276" w:lineRule="auto"/>
        <w:rPr>
          <w:rFonts w:ascii="Times New Roman" w:eastAsia="Times New Roman" w:hAnsi="Times New Roman" w:cs="Times New Roman"/>
          <w:lang w:val="en-CA"/>
        </w:rPr>
      </w:pPr>
      <w:r w:rsidRPr="37EA428B">
        <w:rPr>
          <w:rFonts w:ascii="Times New Roman" w:eastAsia="Times New Roman" w:hAnsi="Times New Roman" w:cs="Times New Roman"/>
          <w:b/>
          <w:bCs/>
          <w:lang w:val="en-CA"/>
        </w:rPr>
        <w:t>Table S2.</w:t>
      </w:r>
      <w:r w:rsidRPr="37EA428B">
        <w:rPr>
          <w:rFonts w:ascii="Times New Roman" w:eastAsia="Times New Roman" w:hAnsi="Times New Roman" w:cs="Times New Roman"/>
          <w:lang w:val="en-CA"/>
        </w:rPr>
        <w:t xml:space="preserve"> AIC values used to determine the best fitting model to explain </w:t>
      </w:r>
      <w:r w:rsidR="00F1686F" w:rsidRPr="00DA5353">
        <w:rPr>
          <w:rFonts w:ascii="Times New Roman" w:eastAsia="Times New Roman" w:hAnsi="Times New Roman" w:cs="Times New Roman"/>
          <w:lang w:val="en-CA"/>
        </w:rPr>
        <w:t>cardinal’s</w:t>
      </w:r>
      <w:r w:rsidRPr="37EA428B">
        <w:rPr>
          <w:rFonts w:ascii="Times New Roman" w:eastAsia="Times New Roman" w:hAnsi="Times New Roman" w:cs="Times New Roman"/>
          <w:lang w:val="en-CA"/>
        </w:rPr>
        <w:t xml:space="preserve"> habitat associations.</w:t>
      </w:r>
    </w:p>
    <w:tbl>
      <w:tblPr>
        <w:tblStyle w:val="TableGrid"/>
        <w:tblpPr w:leftFromText="180" w:rightFromText="180" w:vertAnchor="text" w:horzAnchor="margin" w:tblpY="-47"/>
        <w:tblW w:w="10343" w:type="dxa"/>
        <w:tblLook w:val="04A0" w:firstRow="1" w:lastRow="0" w:firstColumn="1" w:lastColumn="0" w:noHBand="0" w:noVBand="1"/>
      </w:tblPr>
      <w:tblGrid>
        <w:gridCol w:w="983"/>
        <w:gridCol w:w="277"/>
        <w:gridCol w:w="1854"/>
        <w:gridCol w:w="6263"/>
        <w:gridCol w:w="966"/>
      </w:tblGrid>
      <w:tr w:rsidR="00EA3EB2" w:rsidRPr="001A24D5" w14:paraId="3E221F69" w14:textId="77777777" w:rsidTr="00EA3EB2">
        <w:tc>
          <w:tcPr>
            <w:tcW w:w="1260" w:type="dxa"/>
            <w:gridSpan w:val="2"/>
            <w:tcBorders>
              <w:left w:val="single" w:sz="4" w:space="0" w:color="FFFFFF"/>
              <w:right w:val="single" w:sz="4" w:space="0" w:color="FFFFFF"/>
            </w:tcBorders>
          </w:tcPr>
          <w:p w14:paraId="18752F46"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854" w:type="dxa"/>
            <w:tcBorders>
              <w:left w:val="single" w:sz="4" w:space="0" w:color="FFFFFF"/>
              <w:right w:val="single" w:sz="4" w:space="0" w:color="FFFFFF"/>
            </w:tcBorders>
          </w:tcPr>
          <w:p w14:paraId="62A35BA8"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263" w:type="dxa"/>
            <w:tcBorders>
              <w:left w:val="single" w:sz="4" w:space="0" w:color="FFFFFF"/>
              <w:right w:val="single" w:sz="4" w:space="0" w:color="FFFFFF"/>
            </w:tcBorders>
          </w:tcPr>
          <w:p w14:paraId="300023F5"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10704560"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AICc</w:t>
            </w:r>
          </w:p>
        </w:tc>
      </w:tr>
      <w:tr w:rsidR="00EA3EB2" w:rsidRPr="001A24D5" w14:paraId="4E2E651A" w14:textId="77777777" w:rsidTr="00EA3EB2">
        <w:trPr>
          <w:trHeight w:val="716"/>
        </w:trPr>
        <w:tc>
          <w:tcPr>
            <w:tcW w:w="1260" w:type="dxa"/>
            <w:gridSpan w:val="2"/>
            <w:tcBorders>
              <w:left w:val="single" w:sz="4" w:space="0" w:color="FFFFFF" w:themeColor="background1"/>
              <w:bottom w:val="single" w:sz="4" w:space="0" w:color="FFFFFF" w:themeColor="background1"/>
              <w:right w:val="single" w:sz="4" w:space="0" w:color="FFFFFF" w:themeColor="background1"/>
            </w:tcBorders>
          </w:tcPr>
          <w:p w14:paraId="3E1BC713"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854" w:type="dxa"/>
            <w:tcBorders>
              <w:left w:val="single" w:sz="4" w:space="0" w:color="FFFFFF" w:themeColor="background1"/>
              <w:bottom w:val="single" w:sz="4" w:space="0" w:color="FFFFFF" w:themeColor="background1"/>
              <w:right w:val="single" w:sz="4" w:space="0" w:color="FFFFFF" w:themeColor="background1"/>
            </w:tcBorders>
          </w:tcPr>
          <w:p w14:paraId="4AB10C2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52B1AD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1B2780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6B4C73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304C6FA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7F6493F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8C4D7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3184514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left w:val="single" w:sz="4" w:space="0" w:color="FFFFFF" w:themeColor="background1"/>
              <w:bottom w:val="single" w:sz="4" w:space="0" w:color="FFFFFF" w:themeColor="background1"/>
              <w:right w:val="single" w:sz="4" w:space="0" w:color="FFFFFF" w:themeColor="background1"/>
            </w:tcBorders>
          </w:tcPr>
          <w:p w14:paraId="3C2FE1F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13FCCF9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4B5C9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CF28E1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0422002"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33D2DF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C7500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68550DB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21FC90D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714D034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284D5E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2D0FB20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EA3EB2" w:rsidRPr="001A24D5" w14:paraId="10268C83" w14:textId="77777777" w:rsidTr="00EA3EB2">
        <w:tc>
          <w:tcPr>
            <w:tcW w:w="9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E9821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213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31936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21F10D2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93055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E4172F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4FE5223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245E445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70857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2ABCE120"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559A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6D1C102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8A4E83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196D281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0BA72D2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7D141B"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47913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33FB1C9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4385700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712790D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EC48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24B35DE9"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EA3EB2" w:rsidRPr="00982A68" w14:paraId="54A9DB94" w14:textId="77777777" w:rsidTr="00EA3EB2">
        <w:tc>
          <w:tcPr>
            <w:tcW w:w="983" w:type="dxa"/>
            <w:tcBorders>
              <w:top w:val="single" w:sz="4" w:space="0" w:color="FFFFFF" w:themeColor="background1"/>
              <w:left w:val="single" w:sz="4" w:space="0" w:color="FFFFFF" w:themeColor="background1"/>
              <w:right w:val="single" w:sz="4" w:space="0" w:color="FFFFFF" w:themeColor="background1"/>
            </w:tcBorders>
          </w:tcPr>
          <w:p w14:paraId="31E94167"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Urban</w:t>
            </w:r>
          </w:p>
        </w:tc>
        <w:tc>
          <w:tcPr>
            <w:tcW w:w="2131" w:type="dxa"/>
            <w:gridSpan w:val="2"/>
            <w:tcBorders>
              <w:top w:val="single" w:sz="4" w:space="0" w:color="FFFFFF" w:themeColor="background1"/>
              <w:left w:val="single" w:sz="4" w:space="0" w:color="FFFFFF" w:themeColor="background1"/>
              <w:right w:val="single" w:sz="4" w:space="0" w:color="FFFFFF" w:themeColor="background1"/>
            </w:tcBorders>
          </w:tcPr>
          <w:p w14:paraId="5C7ECEA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7CACC6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0FC52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A0A9B05"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23E9D75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5CF7449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0EB40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701DA80A"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right w:val="single" w:sz="4" w:space="0" w:color="FFFFFF" w:themeColor="background1"/>
            </w:tcBorders>
          </w:tcPr>
          <w:p w14:paraId="3CC4819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59AD592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A41DCF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7BC711F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1F087AC9"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235B2CE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BD5DF5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56E54B5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358840D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472D4C9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FDFB1F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33BC2A27"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0CB667A9" w14:textId="02370C2C" w:rsidR="00090825" w:rsidRPr="004B48F0" w:rsidRDefault="00090825" w:rsidP="004B48F0">
      <w:pPr>
        <w:pStyle w:val="p1"/>
        <w:spacing w:line="480" w:lineRule="auto"/>
        <w:rPr>
          <w:color w:val="000000"/>
        </w:rPr>
      </w:pPr>
    </w:p>
    <w:sectPr w:rsidR="00090825" w:rsidRPr="004B48F0" w:rsidSect="00AE651E">
      <w:footerReference w:type="even" r:id="rId15"/>
      <w:footerReference w:type="default" r:id="rId16"/>
      <w:pgSz w:w="12240" w:h="15840"/>
      <w:pgMar w:top="1440" w:right="1440" w:bottom="1440" w:left="1440" w:header="708" w:footer="708" w:gutter="0"/>
      <w:lnNumType w:countBy="1" w:restart="continuou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FA1E6" w14:textId="77777777" w:rsidR="00D16E9A" w:rsidRDefault="00D16E9A" w:rsidP="004A4566">
      <w:r>
        <w:separator/>
      </w:r>
    </w:p>
  </w:endnote>
  <w:endnote w:type="continuationSeparator" w:id="0">
    <w:p w14:paraId="5DFA8A1A" w14:textId="77777777" w:rsidR="00D16E9A" w:rsidRDefault="00D16E9A" w:rsidP="004A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722156"/>
      <w:docPartObj>
        <w:docPartGallery w:val="Page Numbers (Bottom of Page)"/>
        <w:docPartUnique/>
      </w:docPartObj>
    </w:sdtPr>
    <w:sdtContent>
      <w:p w14:paraId="679628DE" w14:textId="7C167761"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32F75">
          <w:rPr>
            <w:rStyle w:val="PageNumber"/>
            <w:noProof/>
          </w:rPr>
          <w:t>4</w:t>
        </w:r>
        <w:r>
          <w:rPr>
            <w:rStyle w:val="PageNumber"/>
          </w:rPr>
          <w:fldChar w:fldCharType="end"/>
        </w:r>
      </w:p>
    </w:sdtContent>
  </w:sdt>
  <w:p w14:paraId="48EDD877" w14:textId="77777777" w:rsidR="004A4566" w:rsidRDefault="004A4566" w:rsidP="004A4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6202420"/>
      <w:docPartObj>
        <w:docPartGallery w:val="Page Numbers (Bottom of Page)"/>
        <w:docPartUnique/>
      </w:docPartObj>
    </w:sdtPr>
    <w:sdtContent>
      <w:p w14:paraId="23C8261D" w14:textId="28731A08"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877CB5" w14:textId="77777777" w:rsidR="004A4566" w:rsidRDefault="004A4566" w:rsidP="004A45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5C5EA" w14:textId="77777777" w:rsidR="00D16E9A" w:rsidRDefault="00D16E9A" w:rsidP="004A4566">
      <w:r>
        <w:separator/>
      </w:r>
    </w:p>
  </w:footnote>
  <w:footnote w:type="continuationSeparator" w:id="0">
    <w:p w14:paraId="3E783959" w14:textId="77777777" w:rsidR="00D16E9A" w:rsidRDefault="00D16E9A" w:rsidP="004A4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25E11"/>
    <w:multiLevelType w:val="hybridMultilevel"/>
    <w:tmpl w:val="85FA350A"/>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9"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7"/>
  </w:num>
  <w:num w:numId="3" w16cid:durableId="1801878074">
    <w:abstractNumId w:val="0"/>
  </w:num>
  <w:num w:numId="4" w16cid:durableId="1344553890">
    <w:abstractNumId w:val="1"/>
  </w:num>
  <w:num w:numId="5" w16cid:durableId="1404716027">
    <w:abstractNumId w:val="4"/>
  </w:num>
  <w:num w:numId="6" w16cid:durableId="1360158006">
    <w:abstractNumId w:val="6"/>
  </w:num>
  <w:num w:numId="7" w16cid:durableId="1647081892">
    <w:abstractNumId w:val="8"/>
  </w:num>
  <w:num w:numId="8" w16cid:durableId="578171792">
    <w:abstractNumId w:val="9"/>
  </w:num>
  <w:num w:numId="9" w16cid:durableId="243682328">
    <w:abstractNumId w:val="2"/>
  </w:num>
  <w:num w:numId="10" w16cid:durableId="18160222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ei,Barbara (ECCC)">
    <w15:presenceInfo w15:providerId="AD" w15:userId="S::barbara.frei_ec.gc.ca#ext#@mcgill.onmicrosoft.com::3dd98b16-2590-4fd1-880f-80efd3adb2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F3"/>
    <w:rsid w:val="00001261"/>
    <w:rsid w:val="00001922"/>
    <w:rsid w:val="00002A2D"/>
    <w:rsid w:val="0000610B"/>
    <w:rsid w:val="0000687E"/>
    <w:rsid w:val="0000747F"/>
    <w:rsid w:val="000105DE"/>
    <w:rsid w:val="0001176D"/>
    <w:rsid w:val="00012F90"/>
    <w:rsid w:val="000159BC"/>
    <w:rsid w:val="0001632D"/>
    <w:rsid w:val="00016866"/>
    <w:rsid w:val="00016A94"/>
    <w:rsid w:val="00016FA0"/>
    <w:rsid w:val="00017C84"/>
    <w:rsid w:val="00020785"/>
    <w:rsid w:val="00021F0C"/>
    <w:rsid w:val="000221F6"/>
    <w:rsid w:val="0002286E"/>
    <w:rsid w:val="00023173"/>
    <w:rsid w:val="00023991"/>
    <w:rsid w:val="00024DFE"/>
    <w:rsid w:val="00025DD9"/>
    <w:rsid w:val="00025E55"/>
    <w:rsid w:val="0002749F"/>
    <w:rsid w:val="000277B4"/>
    <w:rsid w:val="00027886"/>
    <w:rsid w:val="00030108"/>
    <w:rsid w:val="000313E8"/>
    <w:rsid w:val="000325FF"/>
    <w:rsid w:val="00032F75"/>
    <w:rsid w:val="0003349F"/>
    <w:rsid w:val="000337E6"/>
    <w:rsid w:val="00033A3B"/>
    <w:rsid w:val="000344DF"/>
    <w:rsid w:val="0003657F"/>
    <w:rsid w:val="00037AC2"/>
    <w:rsid w:val="000411A2"/>
    <w:rsid w:val="00042F88"/>
    <w:rsid w:val="0004317D"/>
    <w:rsid w:val="0004567D"/>
    <w:rsid w:val="00046A69"/>
    <w:rsid w:val="00046EDA"/>
    <w:rsid w:val="00047CD3"/>
    <w:rsid w:val="000502E6"/>
    <w:rsid w:val="00052795"/>
    <w:rsid w:val="000535B3"/>
    <w:rsid w:val="00054096"/>
    <w:rsid w:val="00054290"/>
    <w:rsid w:val="00057840"/>
    <w:rsid w:val="00057CF8"/>
    <w:rsid w:val="0006013B"/>
    <w:rsid w:val="00060A23"/>
    <w:rsid w:val="000610D5"/>
    <w:rsid w:val="00062613"/>
    <w:rsid w:val="000627F6"/>
    <w:rsid w:val="00063DEC"/>
    <w:rsid w:val="00064499"/>
    <w:rsid w:val="000650D8"/>
    <w:rsid w:val="0006549A"/>
    <w:rsid w:val="000661C4"/>
    <w:rsid w:val="00066486"/>
    <w:rsid w:val="00066ABE"/>
    <w:rsid w:val="00066D9C"/>
    <w:rsid w:val="000670EA"/>
    <w:rsid w:val="00067B28"/>
    <w:rsid w:val="00070A12"/>
    <w:rsid w:val="0007130E"/>
    <w:rsid w:val="00071A6E"/>
    <w:rsid w:val="0007267A"/>
    <w:rsid w:val="0007276D"/>
    <w:rsid w:val="0007299C"/>
    <w:rsid w:val="00074624"/>
    <w:rsid w:val="000748BA"/>
    <w:rsid w:val="00074C56"/>
    <w:rsid w:val="00075F99"/>
    <w:rsid w:val="000766F8"/>
    <w:rsid w:val="0007767B"/>
    <w:rsid w:val="00077D7D"/>
    <w:rsid w:val="000801C6"/>
    <w:rsid w:val="00080993"/>
    <w:rsid w:val="0008192D"/>
    <w:rsid w:val="00081CDE"/>
    <w:rsid w:val="0008449C"/>
    <w:rsid w:val="000845D0"/>
    <w:rsid w:val="0008464D"/>
    <w:rsid w:val="00085710"/>
    <w:rsid w:val="000866E3"/>
    <w:rsid w:val="00086D12"/>
    <w:rsid w:val="00087969"/>
    <w:rsid w:val="00087B57"/>
    <w:rsid w:val="00090440"/>
    <w:rsid w:val="0009054E"/>
    <w:rsid w:val="00090560"/>
    <w:rsid w:val="00090825"/>
    <w:rsid w:val="000929A2"/>
    <w:rsid w:val="00092D70"/>
    <w:rsid w:val="0009324E"/>
    <w:rsid w:val="00093A31"/>
    <w:rsid w:val="000946EB"/>
    <w:rsid w:val="00094B09"/>
    <w:rsid w:val="00094D7F"/>
    <w:rsid w:val="00094E4D"/>
    <w:rsid w:val="0009569C"/>
    <w:rsid w:val="00095794"/>
    <w:rsid w:val="000958EF"/>
    <w:rsid w:val="00095CFB"/>
    <w:rsid w:val="000960AD"/>
    <w:rsid w:val="0009673E"/>
    <w:rsid w:val="000968C8"/>
    <w:rsid w:val="00096A46"/>
    <w:rsid w:val="00097F65"/>
    <w:rsid w:val="000A04BC"/>
    <w:rsid w:val="000A0D30"/>
    <w:rsid w:val="000A101A"/>
    <w:rsid w:val="000A11EF"/>
    <w:rsid w:val="000A13BC"/>
    <w:rsid w:val="000A197E"/>
    <w:rsid w:val="000A2A35"/>
    <w:rsid w:val="000A2AE4"/>
    <w:rsid w:val="000A33D7"/>
    <w:rsid w:val="000A354F"/>
    <w:rsid w:val="000A3B63"/>
    <w:rsid w:val="000A4713"/>
    <w:rsid w:val="000A4A00"/>
    <w:rsid w:val="000A4E58"/>
    <w:rsid w:val="000A5251"/>
    <w:rsid w:val="000A52C7"/>
    <w:rsid w:val="000A67AA"/>
    <w:rsid w:val="000A684C"/>
    <w:rsid w:val="000A79D4"/>
    <w:rsid w:val="000A7C0A"/>
    <w:rsid w:val="000B05EE"/>
    <w:rsid w:val="000B15D3"/>
    <w:rsid w:val="000B287A"/>
    <w:rsid w:val="000B28B9"/>
    <w:rsid w:val="000B36B8"/>
    <w:rsid w:val="000B36D9"/>
    <w:rsid w:val="000B6A4A"/>
    <w:rsid w:val="000B6B8C"/>
    <w:rsid w:val="000B6C53"/>
    <w:rsid w:val="000B7020"/>
    <w:rsid w:val="000B7290"/>
    <w:rsid w:val="000C006F"/>
    <w:rsid w:val="000C0213"/>
    <w:rsid w:val="000C06C6"/>
    <w:rsid w:val="000C0D45"/>
    <w:rsid w:val="000C0F2E"/>
    <w:rsid w:val="000C1170"/>
    <w:rsid w:val="000C1493"/>
    <w:rsid w:val="000C1BA0"/>
    <w:rsid w:val="000C29F3"/>
    <w:rsid w:val="000C4573"/>
    <w:rsid w:val="000C54F1"/>
    <w:rsid w:val="000C596E"/>
    <w:rsid w:val="000C5AF7"/>
    <w:rsid w:val="000C5EA9"/>
    <w:rsid w:val="000C5EB8"/>
    <w:rsid w:val="000C6B57"/>
    <w:rsid w:val="000C7990"/>
    <w:rsid w:val="000C7DA0"/>
    <w:rsid w:val="000C7EFD"/>
    <w:rsid w:val="000D1756"/>
    <w:rsid w:val="000D1BC0"/>
    <w:rsid w:val="000D1E2E"/>
    <w:rsid w:val="000D2606"/>
    <w:rsid w:val="000D2FDA"/>
    <w:rsid w:val="000D4A27"/>
    <w:rsid w:val="000D542A"/>
    <w:rsid w:val="000D5518"/>
    <w:rsid w:val="000D57C8"/>
    <w:rsid w:val="000D5947"/>
    <w:rsid w:val="000D5B3E"/>
    <w:rsid w:val="000E0FC0"/>
    <w:rsid w:val="000E153F"/>
    <w:rsid w:val="000E2CD3"/>
    <w:rsid w:val="000E4D96"/>
    <w:rsid w:val="000E50A3"/>
    <w:rsid w:val="000E5292"/>
    <w:rsid w:val="000E52DF"/>
    <w:rsid w:val="000E6113"/>
    <w:rsid w:val="000E6246"/>
    <w:rsid w:val="000E79F6"/>
    <w:rsid w:val="000E7F27"/>
    <w:rsid w:val="000F029E"/>
    <w:rsid w:val="000F07F9"/>
    <w:rsid w:val="000F0FDF"/>
    <w:rsid w:val="000F2EB3"/>
    <w:rsid w:val="000F3083"/>
    <w:rsid w:val="000F324E"/>
    <w:rsid w:val="000F49CC"/>
    <w:rsid w:val="000F50B8"/>
    <w:rsid w:val="000F50D0"/>
    <w:rsid w:val="000F534E"/>
    <w:rsid w:val="000F54A7"/>
    <w:rsid w:val="000F6643"/>
    <w:rsid w:val="000F6785"/>
    <w:rsid w:val="000F71C1"/>
    <w:rsid w:val="0010029F"/>
    <w:rsid w:val="00100FDE"/>
    <w:rsid w:val="00101840"/>
    <w:rsid w:val="00101B77"/>
    <w:rsid w:val="00102EBF"/>
    <w:rsid w:val="001034C2"/>
    <w:rsid w:val="00104282"/>
    <w:rsid w:val="00104A66"/>
    <w:rsid w:val="00110222"/>
    <w:rsid w:val="00111A72"/>
    <w:rsid w:val="00111FC5"/>
    <w:rsid w:val="00112537"/>
    <w:rsid w:val="00112571"/>
    <w:rsid w:val="00112AA8"/>
    <w:rsid w:val="001131D8"/>
    <w:rsid w:val="00114229"/>
    <w:rsid w:val="001144D1"/>
    <w:rsid w:val="001145F6"/>
    <w:rsid w:val="00115900"/>
    <w:rsid w:val="00115E81"/>
    <w:rsid w:val="00116AD0"/>
    <w:rsid w:val="001174A1"/>
    <w:rsid w:val="00120600"/>
    <w:rsid w:val="00120990"/>
    <w:rsid w:val="00121849"/>
    <w:rsid w:val="0012215C"/>
    <w:rsid w:val="001233FF"/>
    <w:rsid w:val="00124B24"/>
    <w:rsid w:val="00127327"/>
    <w:rsid w:val="00127A58"/>
    <w:rsid w:val="00127F62"/>
    <w:rsid w:val="001303BA"/>
    <w:rsid w:val="00133452"/>
    <w:rsid w:val="00133BF0"/>
    <w:rsid w:val="001343E0"/>
    <w:rsid w:val="0013496F"/>
    <w:rsid w:val="00134BF0"/>
    <w:rsid w:val="00135F04"/>
    <w:rsid w:val="001360F4"/>
    <w:rsid w:val="001365CE"/>
    <w:rsid w:val="00136DC3"/>
    <w:rsid w:val="001378FC"/>
    <w:rsid w:val="00137ADF"/>
    <w:rsid w:val="00137BEA"/>
    <w:rsid w:val="00138270"/>
    <w:rsid w:val="001402FD"/>
    <w:rsid w:val="00140F83"/>
    <w:rsid w:val="00141D04"/>
    <w:rsid w:val="00141F83"/>
    <w:rsid w:val="00142E7C"/>
    <w:rsid w:val="00143058"/>
    <w:rsid w:val="001437F3"/>
    <w:rsid w:val="00145220"/>
    <w:rsid w:val="001465A4"/>
    <w:rsid w:val="00146BEE"/>
    <w:rsid w:val="00146C85"/>
    <w:rsid w:val="001470A0"/>
    <w:rsid w:val="00147210"/>
    <w:rsid w:val="00150A40"/>
    <w:rsid w:val="00151574"/>
    <w:rsid w:val="00152243"/>
    <w:rsid w:val="00152319"/>
    <w:rsid w:val="00153339"/>
    <w:rsid w:val="0015398C"/>
    <w:rsid w:val="00154CD5"/>
    <w:rsid w:val="00155932"/>
    <w:rsid w:val="001564AB"/>
    <w:rsid w:val="001567E4"/>
    <w:rsid w:val="00157009"/>
    <w:rsid w:val="00157CF8"/>
    <w:rsid w:val="00160747"/>
    <w:rsid w:val="00160FAB"/>
    <w:rsid w:val="00161F19"/>
    <w:rsid w:val="001625E6"/>
    <w:rsid w:val="00162B72"/>
    <w:rsid w:val="00163013"/>
    <w:rsid w:val="001632DD"/>
    <w:rsid w:val="00163788"/>
    <w:rsid w:val="00165306"/>
    <w:rsid w:val="0016573B"/>
    <w:rsid w:val="00166A43"/>
    <w:rsid w:val="00166B88"/>
    <w:rsid w:val="00167506"/>
    <w:rsid w:val="001676BD"/>
    <w:rsid w:val="00167F31"/>
    <w:rsid w:val="0017062E"/>
    <w:rsid w:val="00172617"/>
    <w:rsid w:val="001727EB"/>
    <w:rsid w:val="00172811"/>
    <w:rsid w:val="00172CA7"/>
    <w:rsid w:val="00172FEE"/>
    <w:rsid w:val="00174676"/>
    <w:rsid w:val="00176030"/>
    <w:rsid w:val="00176936"/>
    <w:rsid w:val="00176DBF"/>
    <w:rsid w:val="0017761B"/>
    <w:rsid w:val="00177A09"/>
    <w:rsid w:val="00181CFC"/>
    <w:rsid w:val="00181D51"/>
    <w:rsid w:val="00181F28"/>
    <w:rsid w:val="00183E33"/>
    <w:rsid w:val="001848E5"/>
    <w:rsid w:val="00185405"/>
    <w:rsid w:val="001866C8"/>
    <w:rsid w:val="00186762"/>
    <w:rsid w:val="0018688E"/>
    <w:rsid w:val="001872E5"/>
    <w:rsid w:val="001902C0"/>
    <w:rsid w:val="001903E3"/>
    <w:rsid w:val="00192A8D"/>
    <w:rsid w:val="00192E38"/>
    <w:rsid w:val="001937FC"/>
    <w:rsid w:val="001941C0"/>
    <w:rsid w:val="0019445B"/>
    <w:rsid w:val="001951DD"/>
    <w:rsid w:val="001966B1"/>
    <w:rsid w:val="00196C2A"/>
    <w:rsid w:val="00197EE5"/>
    <w:rsid w:val="001A19BD"/>
    <w:rsid w:val="001A1B8F"/>
    <w:rsid w:val="001A2665"/>
    <w:rsid w:val="001A344C"/>
    <w:rsid w:val="001A4695"/>
    <w:rsid w:val="001A4B59"/>
    <w:rsid w:val="001A4C0A"/>
    <w:rsid w:val="001A5A2B"/>
    <w:rsid w:val="001A6013"/>
    <w:rsid w:val="001A6C0E"/>
    <w:rsid w:val="001A70F4"/>
    <w:rsid w:val="001A7B55"/>
    <w:rsid w:val="001A7D04"/>
    <w:rsid w:val="001B12C1"/>
    <w:rsid w:val="001B19C3"/>
    <w:rsid w:val="001B2F71"/>
    <w:rsid w:val="001B3A70"/>
    <w:rsid w:val="001B3B2E"/>
    <w:rsid w:val="001B597C"/>
    <w:rsid w:val="001B62EC"/>
    <w:rsid w:val="001B6811"/>
    <w:rsid w:val="001C051E"/>
    <w:rsid w:val="001C1DDD"/>
    <w:rsid w:val="001C23AB"/>
    <w:rsid w:val="001C259C"/>
    <w:rsid w:val="001C2923"/>
    <w:rsid w:val="001C2D11"/>
    <w:rsid w:val="001C368D"/>
    <w:rsid w:val="001C3B91"/>
    <w:rsid w:val="001C420E"/>
    <w:rsid w:val="001C52BA"/>
    <w:rsid w:val="001C58F4"/>
    <w:rsid w:val="001C6E9A"/>
    <w:rsid w:val="001C7003"/>
    <w:rsid w:val="001D08CE"/>
    <w:rsid w:val="001D0F87"/>
    <w:rsid w:val="001D1B21"/>
    <w:rsid w:val="001D2E97"/>
    <w:rsid w:val="001D3163"/>
    <w:rsid w:val="001D391E"/>
    <w:rsid w:val="001D3AA4"/>
    <w:rsid w:val="001D4962"/>
    <w:rsid w:val="001D4E97"/>
    <w:rsid w:val="001D5436"/>
    <w:rsid w:val="001D54E0"/>
    <w:rsid w:val="001D62AE"/>
    <w:rsid w:val="001D6369"/>
    <w:rsid w:val="001D6788"/>
    <w:rsid w:val="001D76C1"/>
    <w:rsid w:val="001E13A0"/>
    <w:rsid w:val="001E3776"/>
    <w:rsid w:val="001E3BA3"/>
    <w:rsid w:val="001E4C0F"/>
    <w:rsid w:val="001E5032"/>
    <w:rsid w:val="001E51C1"/>
    <w:rsid w:val="001E64A5"/>
    <w:rsid w:val="001E75C2"/>
    <w:rsid w:val="001E787C"/>
    <w:rsid w:val="001F05F8"/>
    <w:rsid w:val="001F0C9F"/>
    <w:rsid w:val="001F1E90"/>
    <w:rsid w:val="001F244D"/>
    <w:rsid w:val="001F2EB3"/>
    <w:rsid w:val="001F551D"/>
    <w:rsid w:val="001F6206"/>
    <w:rsid w:val="001F689B"/>
    <w:rsid w:val="001F6B63"/>
    <w:rsid w:val="001F719F"/>
    <w:rsid w:val="001F7B47"/>
    <w:rsid w:val="001F7D71"/>
    <w:rsid w:val="002005E1"/>
    <w:rsid w:val="002029B3"/>
    <w:rsid w:val="00202A24"/>
    <w:rsid w:val="00203353"/>
    <w:rsid w:val="0020484D"/>
    <w:rsid w:val="00205590"/>
    <w:rsid w:val="0020639C"/>
    <w:rsid w:val="002066EF"/>
    <w:rsid w:val="002067E6"/>
    <w:rsid w:val="00206FE1"/>
    <w:rsid w:val="00207BF2"/>
    <w:rsid w:val="00207D2B"/>
    <w:rsid w:val="00207ECB"/>
    <w:rsid w:val="002105E1"/>
    <w:rsid w:val="00210D77"/>
    <w:rsid w:val="002131C5"/>
    <w:rsid w:val="002132E0"/>
    <w:rsid w:val="00214648"/>
    <w:rsid w:val="002150E0"/>
    <w:rsid w:val="00217DB9"/>
    <w:rsid w:val="00220627"/>
    <w:rsid w:val="00220AA9"/>
    <w:rsid w:val="0022102C"/>
    <w:rsid w:val="002213BA"/>
    <w:rsid w:val="00221478"/>
    <w:rsid w:val="00221DA9"/>
    <w:rsid w:val="00222062"/>
    <w:rsid w:val="00222288"/>
    <w:rsid w:val="00222381"/>
    <w:rsid w:val="00222514"/>
    <w:rsid w:val="0022350A"/>
    <w:rsid w:val="00225244"/>
    <w:rsid w:val="0022583A"/>
    <w:rsid w:val="00225C1F"/>
    <w:rsid w:val="00227EBF"/>
    <w:rsid w:val="00231848"/>
    <w:rsid w:val="00231D02"/>
    <w:rsid w:val="00231DB6"/>
    <w:rsid w:val="00235134"/>
    <w:rsid w:val="00236BB1"/>
    <w:rsid w:val="00237D43"/>
    <w:rsid w:val="00237F97"/>
    <w:rsid w:val="002401BE"/>
    <w:rsid w:val="002404B6"/>
    <w:rsid w:val="002409BC"/>
    <w:rsid w:val="0024167E"/>
    <w:rsid w:val="00241DE7"/>
    <w:rsid w:val="00242637"/>
    <w:rsid w:val="00242E0D"/>
    <w:rsid w:val="00243B81"/>
    <w:rsid w:val="00245118"/>
    <w:rsid w:val="00245460"/>
    <w:rsid w:val="002458C2"/>
    <w:rsid w:val="00245B70"/>
    <w:rsid w:val="00245CC9"/>
    <w:rsid w:val="00246416"/>
    <w:rsid w:val="00246B9F"/>
    <w:rsid w:val="00246C09"/>
    <w:rsid w:val="002476B9"/>
    <w:rsid w:val="00250EFE"/>
    <w:rsid w:val="002511E1"/>
    <w:rsid w:val="00251A06"/>
    <w:rsid w:val="002526D4"/>
    <w:rsid w:val="002531E8"/>
    <w:rsid w:val="00253A0C"/>
    <w:rsid w:val="00254A53"/>
    <w:rsid w:val="002554EE"/>
    <w:rsid w:val="00255731"/>
    <w:rsid w:val="0025630E"/>
    <w:rsid w:val="00256D0A"/>
    <w:rsid w:val="00257721"/>
    <w:rsid w:val="002579D8"/>
    <w:rsid w:val="00261740"/>
    <w:rsid w:val="002636ED"/>
    <w:rsid w:val="00264287"/>
    <w:rsid w:val="00264729"/>
    <w:rsid w:val="00264BAD"/>
    <w:rsid w:val="00265099"/>
    <w:rsid w:val="00265A89"/>
    <w:rsid w:val="00265AF1"/>
    <w:rsid w:val="00265B54"/>
    <w:rsid w:val="00265D51"/>
    <w:rsid w:val="00266375"/>
    <w:rsid w:val="002666D1"/>
    <w:rsid w:val="0027067F"/>
    <w:rsid w:val="002717F1"/>
    <w:rsid w:val="002724B2"/>
    <w:rsid w:val="00272FDE"/>
    <w:rsid w:val="00273E88"/>
    <w:rsid w:val="002743EB"/>
    <w:rsid w:val="002745A9"/>
    <w:rsid w:val="002745E5"/>
    <w:rsid w:val="00274A6D"/>
    <w:rsid w:val="00275059"/>
    <w:rsid w:val="00275BBD"/>
    <w:rsid w:val="00276281"/>
    <w:rsid w:val="00276AEA"/>
    <w:rsid w:val="00276D63"/>
    <w:rsid w:val="00276DED"/>
    <w:rsid w:val="00277A4D"/>
    <w:rsid w:val="00280F91"/>
    <w:rsid w:val="002810E1"/>
    <w:rsid w:val="00281BC8"/>
    <w:rsid w:val="002829A3"/>
    <w:rsid w:val="00282AB3"/>
    <w:rsid w:val="00282B8E"/>
    <w:rsid w:val="00282D54"/>
    <w:rsid w:val="0028319E"/>
    <w:rsid w:val="002833D9"/>
    <w:rsid w:val="002846F4"/>
    <w:rsid w:val="00286A6F"/>
    <w:rsid w:val="00286BA1"/>
    <w:rsid w:val="00287F92"/>
    <w:rsid w:val="0029106C"/>
    <w:rsid w:val="00291B0B"/>
    <w:rsid w:val="00292581"/>
    <w:rsid w:val="00293727"/>
    <w:rsid w:val="00293EF2"/>
    <w:rsid w:val="00293F84"/>
    <w:rsid w:val="0029550A"/>
    <w:rsid w:val="00295766"/>
    <w:rsid w:val="0029645E"/>
    <w:rsid w:val="002971A0"/>
    <w:rsid w:val="0029749D"/>
    <w:rsid w:val="00297CEE"/>
    <w:rsid w:val="002A1D7C"/>
    <w:rsid w:val="002A1DDA"/>
    <w:rsid w:val="002A1E46"/>
    <w:rsid w:val="002A23D0"/>
    <w:rsid w:val="002A2657"/>
    <w:rsid w:val="002A3DD0"/>
    <w:rsid w:val="002A4668"/>
    <w:rsid w:val="002A5C9C"/>
    <w:rsid w:val="002A605E"/>
    <w:rsid w:val="002A799E"/>
    <w:rsid w:val="002AF9BC"/>
    <w:rsid w:val="002B0028"/>
    <w:rsid w:val="002B0A8A"/>
    <w:rsid w:val="002B1050"/>
    <w:rsid w:val="002B1A08"/>
    <w:rsid w:val="002B1D30"/>
    <w:rsid w:val="002B23E3"/>
    <w:rsid w:val="002B2491"/>
    <w:rsid w:val="002B40E8"/>
    <w:rsid w:val="002B5B6B"/>
    <w:rsid w:val="002B6229"/>
    <w:rsid w:val="002B69E0"/>
    <w:rsid w:val="002B7038"/>
    <w:rsid w:val="002B7654"/>
    <w:rsid w:val="002C024C"/>
    <w:rsid w:val="002C0A3C"/>
    <w:rsid w:val="002C1060"/>
    <w:rsid w:val="002C1D41"/>
    <w:rsid w:val="002C3543"/>
    <w:rsid w:val="002C5C66"/>
    <w:rsid w:val="002C60D7"/>
    <w:rsid w:val="002C7E24"/>
    <w:rsid w:val="002D005E"/>
    <w:rsid w:val="002D042A"/>
    <w:rsid w:val="002D0F9C"/>
    <w:rsid w:val="002D3B33"/>
    <w:rsid w:val="002D4FE5"/>
    <w:rsid w:val="002D7178"/>
    <w:rsid w:val="002D72C6"/>
    <w:rsid w:val="002D74A7"/>
    <w:rsid w:val="002E28B6"/>
    <w:rsid w:val="002E2AF0"/>
    <w:rsid w:val="002E3323"/>
    <w:rsid w:val="002E333F"/>
    <w:rsid w:val="002E38D3"/>
    <w:rsid w:val="002E3FE1"/>
    <w:rsid w:val="002E450E"/>
    <w:rsid w:val="002E6141"/>
    <w:rsid w:val="002E6656"/>
    <w:rsid w:val="002E6DCB"/>
    <w:rsid w:val="002E70E3"/>
    <w:rsid w:val="002E71FA"/>
    <w:rsid w:val="002F05F9"/>
    <w:rsid w:val="002F0CFC"/>
    <w:rsid w:val="002F1A7B"/>
    <w:rsid w:val="002F1C2E"/>
    <w:rsid w:val="002F21D4"/>
    <w:rsid w:val="002F2222"/>
    <w:rsid w:val="002F2ED7"/>
    <w:rsid w:val="002F3214"/>
    <w:rsid w:val="002F3826"/>
    <w:rsid w:val="002F4859"/>
    <w:rsid w:val="002F5289"/>
    <w:rsid w:val="002F52AC"/>
    <w:rsid w:val="002F6A5C"/>
    <w:rsid w:val="002F7F58"/>
    <w:rsid w:val="002F7F84"/>
    <w:rsid w:val="0030114A"/>
    <w:rsid w:val="003014EF"/>
    <w:rsid w:val="00301518"/>
    <w:rsid w:val="003016BA"/>
    <w:rsid w:val="00302DAD"/>
    <w:rsid w:val="003030B7"/>
    <w:rsid w:val="00303868"/>
    <w:rsid w:val="0030418B"/>
    <w:rsid w:val="00304822"/>
    <w:rsid w:val="00304B87"/>
    <w:rsid w:val="00304D71"/>
    <w:rsid w:val="00304F4F"/>
    <w:rsid w:val="00305C9F"/>
    <w:rsid w:val="003073B5"/>
    <w:rsid w:val="003076B9"/>
    <w:rsid w:val="00307BD4"/>
    <w:rsid w:val="00310B4B"/>
    <w:rsid w:val="00310CF4"/>
    <w:rsid w:val="00313967"/>
    <w:rsid w:val="00313AD1"/>
    <w:rsid w:val="00314DD2"/>
    <w:rsid w:val="0031693F"/>
    <w:rsid w:val="003175D4"/>
    <w:rsid w:val="00317A22"/>
    <w:rsid w:val="00317F29"/>
    <w:rsid w:val="00320073"/>
    <w:rsid w:val="0032084B"/>
    <w:rsid w:val="00320D0D"/>
    <w:rsid w:val="003212DD"/>
    <w:rsid w:val="0032178D"/>
    <w:rsid w:val="003226CF"/>
    <w:rsid w:val="003229C0"/>
    <w:rsid w:val="00323C50"/>
    <w:rsid w:val="003241A7"/>
    <w:rsid w:val="003247E8"/>
    <w:rsid w:val="00325916"/>
    <w:rsid w:val="00325DA3"/>
    <w:rsid w:val="00327E7F"/>
    <w:rsid w:val="00330BF2"/>
    <w:rsid w:val="003316EB"/>
    <w:rsid w:val="00331B92"/>
    <w:rsid w:val="00332463"/>
    <w:rsid w:val="00332A7D"/>
    <w:rsid w:val="00332DF3"/>
    <w:rsid w:val="0033306A"/>
    <w:rsid w:val="0033328D"/>
    <w:rsid w:val="003366EC"/>
    <w:rsid w:val="00336DDD"/>
    <w:rsid w:val="00337C40"/>
    <w:rsid w:val="00337D48"/>
    <w:rsid w:val="00337EE5"/>
    <w:rsid w:val="00340736"/>
    <w:rsid w:val="00340864"/>
    <w:rsid w:val="0034156E"/>
    <w:rsid w:val="00341873"/>
    <w:rsid w:val="00342651"/>
    <w:rsid w:val="00342D09"/>
    <w:rsid w:val="0034311A"/>
    <w:rsid w:val="00343589"/>
    <w:rsid w:val="003442E9"/>
    <w:rsid w:val="00344346"/>
    <w:rsid w:val="003445D9"/>
    <w:rsid w:val="00347082"/>
    <w:rsid w:val="003500C7"/>
    <w:rsid w:val="00350C19"/>
    <w:rsid w:val="00350C8A"/>
    <w:rsid w:val="00351C53"/>
    <w:rsid w:val="003527F3"/>
    <w:rsid w:val="00354C4A"/>
    <w:rsid w:val="00354FF1"/>
    <w:rsid w:val="00356062"/>
    <w:rsid w:val="00356C86"/>
    <w:rsid w:val="003606C6"/>
    <w:rsid w:val="00360C60"/>
    <w:rsid w:val="00360CAA"/>
    <w:rsid w:val="00362AD9"/>
    <w:rsid w:val="00366424"/>
    <w:rsid w:val="00370B64"/>
    <w:rsid w:val="00371B40"/>
    <w:rsid w:val="00373603"/>
    <w:rsid w:val="00374FEC"/>
    <w:rsid w:val="00375166"/>
    <w:rsid w:val="00375A66"/>
    <w:rsid w:val="00376FB0"/>
    <w:rsid w:val="003775B3"/>
    <w:rsid w:val="00377CF6"/>
    <w:rsid w:val="0038071E"/>
    <w:rsid w:val="00380E72"/>
    <w:rsid w:val="0038144E"/>
    <w:rsid w:val="0038223C"/>
    <w:rsid w:val="00382AB7"/>
    <w:rsid w:val="0038326F"/>
    <w:rsid w:val="00383D55"/>
    <w:rsid w:val="0038438D"/>
    <w:rsid w:val="00384892"/>
    <w:rsid w:val="00384BF8"/>
    <w:rsid w:val="00390439"/>
    <w:rsid w:val="00391B09"/>
    <w:rsid w:val="00392A19"/>
    <w:rsid w:val="00392AE6"/>
    <w:rsid w:val="00392BEB"/>
    <w:rsid w:val="00392D00"/>
    <w:rsid w:val="003933B5"/>
    <w:rsid w:val="003938B3"/>
    <w:rsid w:val="0039482E"/>
    <w:rsid w:val="00394E48"/>
    <w:rsid w:val="00395361"/>
    <w:rsid w:val="00395A6E"/>
    <w:rsid w:val="00395B13"/>
    <w:rsid w:val="00396A70"/>
    <w:rsid w:val="00396F06"/>
    <w:rsid w:val="00397DB3"/>
    <w:rsid w:val="0039A8C0"/>
    <w:rsid w:val="003A03FA"/>
    <w:rsid w:val="003A081E"/>
    <w:rsid w:val="003A0C96"/>
    <w:rsid w:val="003A0F9C"/>
    <w:rsid w:val="003A22D3"/>
    <w:rsid w:val="003A2ED5"/>
    <w:rsid w:val="003A40F7"/>
    <w:rsid w:val="003A45DD"/>
    <w:rsid w:val="003A59D0"/>
    <w:rsid w:val="003A6348"/>
    <w:rsid w:val="003A6559"/>
    <w:rsid w:val="003A69A2"/>
    <w:rsid w:val="003A716C"/>
    <w:rsid w:val="003B0604"/>
    <w:rsid w:val="003B119A"/>
    <w:rsid w:val="003B2019"/>
    <w:rsid w:val="003B2664"/>
    <w:rsid w:val="003B2FD8"/>
    <w:rsid w:val="003B3355"/>
    <w:rsid w:val="003B6479"/>
    <w:rsid w:val="003B66F0"/>
    <w:rsid w:val="003B6FEE"/>
    <w:rsid w:val="003C03AE"/>
    <w:rsid w:val="003C0D3A"/>
    <w:rsid w:val="003C3E14"/>
    <w:rsid w:val="003C52BC"/>
    <w:rsid w:val="003C54A9"/>
    <w:rsid w:val="003C67DA"/>
    <w:rsid w:val="003C71D8"/>
    <w:rsid w:val="003D0F51"/>
    <w:rsid w:val="003D1C61"/>
    <w:rsid w:val="003D58B5"/>
    <w:rsid w:val="003D6543"/>
    <w:rsid w:val="003D7204"/>
    <w:rsid w:val="003D7611"/>
    <w:rsid w:val="003D7D13"/>
    <w:rsid w:val="003E0DDF"/>
    <w:rsid w:val="003E110F"/>
    <w:rsid w:val="003E118F"/>
    <w:rsid w:val="003E12C0"/>
    <w:rsid w:val="003E169F"/>
    <w:rsid w:val="003E1AD1"/>
    <w:rsid w:val="003E2989"/>
    <w:rsid w:val="003E29D4"/>
    <w:rsid w:val="003E5924"/>
    <w:rsid w:val="003E5ADE"/>
    <w:rsid w:val="003E652C"/>
    <w:rsid w:val="003E7589"/>
    <w:rsid w:val="003E75F8"/>
    <w:rsid w:val="003F1AF9"/>
    <w:rsid w:val="003F29A6"/>
    <w:rsid w:val="003F32A0"/>
    <w:rsid w:val="003F38CE"/>
    <w:rsid w:val="003F5927"/>
    <w:rsid w:val="003F60CC"/>
    <w:rsid w:val="003F73B8"/>
    <w:rsid w:val="003F7C82"/>
    <w:rsid w:val="00400023"/>
    <w:rsid w:val="00400ADC"/>
    <w:rsid w:val="00401979"/>
    <w:rsid w:val="00403123"/>
    <w:rsid w:val="004035D8"/>
    <w:rsid w:val="00404DD0"/>
    <w:rsid w:val="0040668E"/>
    <w:rsid w:val="00406733"/>
    <w:rsid w:val="00407EB3"/>
    <w:rsid w:val="0041111C"/>
    <w:rsid w:val="00411DB2"/>
    <w:rsid w:val="00412799"/>
    <w:rsid w:val="00412DFC"/>
    <w:rsid w:val="00413136"/>
    <w:rsid w:val="00413E49"/>
    <w:rsid w:val="0041461A"/>
    <w:rsid w:val="004146F0"/>
    <w:rsid w:val="004153E5"/>
    <w:rsid w:val="004157FC"/>
    <w:rsid w:val="00416C84"/>
    <w:rsid w:val="00417D73"/>
    <w:rsid w:val="00420966"/>
    <w:rsid w:val="00420E17"/>
    <w:rsid w:val="00421B54"/>
    <w:rsid w:val="00422738"/>
    <w:rsid w:val="004235A7"/>
    <w:rsid w:val="00423E5C"/>
    <w:rsid w:val="00424A43"/>
    <w:rsid w:val="00424E38"/>
    <w:rsid w:val="00424E49"/>
    <w:rsid w:val="0042518B"/>
    <w:rsid w:val="00425C30"/>
    <w:rsid w:val="00425F43"/>
    <w:rsid w:val="004268C2"/>
    <w:rsid w:val="004279EA"/>
    <w:rsid w:val="004302FD"/>
    <w:rsid w:val="0043101D"/>
    <w:rsid w:val="00431163"/>
    <w:rsid w:val="00431847"/>
    <w:rsid w:val="0043203C"/>
    <w:rsid w:val="00432143"/>
    <w:rsid w:val="00433697"/>
    <w:rsid w:val="00436DDC"/>
    <w:rsid w:val="00437341"/>
    <w:rsid w:val="004400EB"/>
    <w:rsid w:val="00440F33"/>
    <w:rsid w:val="00441752"/>
    <w:rsid w:val="00442A0B"/>
    <w:rsid w:val="00443208"/>
    <w:rsid w:val="0044323D"/>
    <w:rsid w:val="0044422F"/>
    <w:rsid w:val="004449BD"/>
    <w:rsid w:val="00444D63"/>
    <w:rsid w:val="004451D8"/>
    <w:rsid w:val="00445B8C"/>
    <w:rsid w:val="004466F4"/>
    <w:rsid w:val="0044673C"/>
    <w:rsid w:val="00447BFD"/>
    <w:rsid w:val="004500B4"/>
    <w:rsid w:val="0045023D"/>
    <w:rsid w:val="0045097E"/>
    <w:rsid w:val="00450E25"/>
    <w:rsid w:val="00451076"/>
    <w:rsid w:val="0045181A"/>
    <w:rsid w:val="004521D1"/>
    <w:rsid w:val="00454263"/>
    <w:rsid w:val="0045484B"/>
    <w:rsid w:val="004576F5"/>
    <w:rsid w:val="00457D2D"/>
    <w:rsid w:val="00460F36"/>
    <w:rsid w:val="0046111A"/>
    <w:rsid w:val="00461CF7"/>
    <w:rsid w:val="00461DDD"/>
    <w:rsid w:val="004624D1"/>
    <w:rsid w:val="0046326B"/>
    <w:rsid w:val="00463B84"/>
    <w:rsid w:val="004640FC"/>
    <w:rsid w:val="00464651"/>
    <w:rsid w:val="0046479F"/>
    <w:rsid w:val="00465840"/>
    <w:rsid w:val="00466BC8"/>
    <w:rsid w:val="00466CA7"/>
    <w:rsid w:val="004676BE"/>
    <w:rsid w:val="00471873"/>
    <w:rsid w:val="00472C47"/>
    <w:rsid w:val="00472C61"/>
    <w:rsid w:val="00473F0A"/>
    <w:rsid w:val="00474943"/>
    <w:rsid w:val="004751AC"/>
    <w:rsid w:val="00475A1C"/>
    <w:rsid w:val="00475B6D"/>
    <w:rsid w:val="00476B7F"/>
    <w:rsid w:val="00476B84"/>
    <w:rsid w:val="004770E0"/>
    <w:rsid w:val="00477EEF"/>
    <w:rsid w:val="00480983"/>
    <w:rsid w:val="00483332"/>
    <w:rsid w:val="00484DC3"/>
    <w:rsid w:val="00485138"/>
    <w:rsid w:val="00486806"/>
    <w:rsid w:val="00486928"/>
    <w:rsid w:val="0048712B"/>
    <w:rsid w:val="00487A10"/>
    <w:rsid w:val="00490380"/>
    <w:rsid w:val="00490FB9"/>
    <w:rsid w:val="00492477"/>
    <w:rsid w:val="00492810"/>
    <w:rsid w:val="00494E80"/>
    <w:rsid w:val="004950D2"/>
    <w:rsid w:val="00496F5D"/>
    <w:rsid w:val="004A068F"/>
    <w:rsid w:val="004A11E0"/>
    <w:rsid w:val="004A1E7A"/>
    <w:rsid w:val="004A28DD"/>
    <w:rsid w:val="004A2BF9"/>
    <w:rsid w:val="004A3403"/>
    <w:rsid w:val="004A3C3C"/>
    <w:rsid w:val="004A4566"/>
    <w:rsid w:val="004A5617"/>
    <w:rsid w:val="004A5E32"/>
    <w:rsid w:val="004A70C7"/>
    <w:rsid w:val="004B2BB6"/>
    <w:rsid w:val="004B2BDB"/>
    <w:rsid w:val="004B2C3A"/>
    <w:rsid w:val="004B48F0"/>
    <w:rsid w:val="004B4B8C"/>
    <w:rsid w:val="004B5058"/>
    <w:rsid w:val="004B5B12"/>
    <w:rsid w:val="004B5B79"/>
    <w:rsid w:val="004B601D"/>
    <w:rsid w:val="004B62C0"/>
    <w:rsid w:val="004B6CF4"/>
    <w:rsid w:val="004B7CF4"/>
    <w:rsid w:val="004C210D"/>
    <w:rsid w:val="004C2CB0"/>
    <w:rsid w:val="004C571B"/>
    <w:rsid w:val="004D0AA3"/>
    <w:rsid w:val="004D13C4"/>
    <w:rsid w:val="004D41BB"/>
    <w:rsid w:val="004D5025"/>
    <w:rsid w:val="004D54E4"/>
    <w:rsid w:val="004D585E"/>
    <w:rsid w:val="004D58BB"/>
    <w:rsid w:val="004D5CC3"/>
    <w:rsid w:val="004D6027"/>
    <w:rsid w:val="004D7580"/>
    <w:rsid w:val="004E024A"/>
    <w:rsid w:val="004E1593"/>
    <w:rsid w:val="004E15D5"/>
    <w:rsid w:val="004E1F32"/>
    <w:rsid w:val="004E233A"/>
    <w:rsid w:val="004E385E"/>
    <w:rsid w:val="004E39D3"/>
    <w:rsid w:val="004E3BF6"/>
    <w:rsid w:val="004E4309"/>
    <w:rsid w:val="004E4C2B"/>
    <w:rsid w:val="004E516F"/>
    <w:rsid w:val="004E54C9"/>
    <w:rsid w:val="004E5ADB"/>
    <w:rsid w:val="004E6301"/>
    <w:rsid w:val="004E7591"/>
    <w:rsid w:val="004F045B"/>
    <w:rsid w:val="004F1306"/>
    <w:rsid w:val="004F1744"/>
    <w:rsid w:val="004F1A9D"/>
    <w:rsid w:val="004F29E0"/>
    <w:rsid w:val="004F343E"/>
    <w:rsid w:val="004F38C4"/>
    <w:rsid w:val="004F414A"/>
    <w:rsid w:val="004F49AA"/>
    <w:rsid w:val="004F77D7"/>
    <w:rsid w:val="004F794A"/>
    <w:rsid w:val="005031C9"/>
    <w:rsid w:val="005040B5"/>
    <w:rsid w:val="0050465A"/>
    <w:rsid w:val="0051081C"/>
    <w:rsid w:val="00511A99"/>
    <w:rsid w:val="005129E5"/>
    <w:rsid w:val="005131E4"/>
    <w:rsid w:val="005136F7"/>
    <w:rsid w:val="005139E5"/>
    <w:rsid w:val="00514A47"/>
    <w:rsid w:val="005152FC"/>
    <w:rsid w:val="00517C79"/>
    <w:rsid w:val="00520480"/>
    <w:rsid w:val="00520B0A"/>
    <w:rsid w:val="00520C50"/>
    <w:rsid w:val="00520CC0"/>
    <w:rsid w:val="00521F40"/>
    <w:rsid w:val="00522D9C"/>
    <w:rsid w:val="005249E1"/>
    <w:rsid w:val="00524B16"/>
    <w:rsid w:val="00527249"/>
    <w:rsid w:val="00527318"/>
    <w:rsid w:val="00527515"/>
    <w:rsid w:val="00530D02"/>
    <w:rsid w:val="00531284"/>
    <w:rsid w:val="005315B2"/>
    <w:rsid w:val="0053257C"/>
    <w:rsid w:val="005326C0"/>
    <w:rsid w:val="00532D20"/>
    <w:rsid w:val="005333B0"/>
    <w:rsid w:val="00534B22"/>
    <w:rsid w:val="005358A3"/>
    <w:rsid w:val="00535C25"/>
    <w:rsid w:val="005416D2"/>
    <w:rsid w:val="005421C6"/>
    <w:rsid w:val="00542F6D"/>
    <w:rsid w:val="00543DEB"/>
    <w:rsid w:val="00544835"/>
    <w:rsid w:val="00546DDB"/>
    <w:rsid w:val="0054782C"/>
    <w:rsid w:val="005500FF"/>
    <w:rsid w:val="005501F4"/>
    <w:rsid w:val="00550DDA"/>
    <w:rsid w:val="00552C62"/>
    <w:rsid w:val="00553831"/>
    <w:rsid w:val="00553B21"/>
    <w:rsid w:val="00554565"/>
    <w:rsid w:val="005545A1"/>
    <w:rsid w:val="00555417"/>
    <w:rsid w:val="005568C7"/>
    <w:rsid w:val="0055691A"/>
    <w:rsid w:val="0055706D"/>
    <w:rsid w:val="00557873"/>
    <w:rsid w:val="00557AE8"/>
    <w:rsid w:val="00561161"/>
    <w:rsid w:val="005614D0"/>
    <w:rsid w:val="005619CF"/>
    <w:rsid w:val="005620E0"/>
    <w:rsid w:val="005636DD"/>
    <w:rsid w:val="0056430D"/>
    <w:rsid w:val="005675CD"/>
    <w:rsid w:val="00567E8B"/>
    <w:rsid w:val="00570C81"/>
    <w:rsid w:val="00571DBE"/>
    <w:rsid w:val="0057310F"/>
    <w:rsid w:val="00573384"/>
    <w:rsid w:val="00574239"/>
    <w:rsid w:val="005762BF"/>
    <w:rsid w:val="005768E8"/>
    <w:rsid w:val="00576FE0"/>
    <w:rsid w:val="00580095"/>
    <w:rsid w:val="00580820"/>
    <w:rsid w:val="00580D1B"/>
    <w:rsid w:val="00580F7F"/>
    <w:rsid w:val="00582273"/>
    <w:rsid w:val="00583833"/>
    <w:rsid w:val="005838FD"/>
    <w:rsid w:val="005843F3"/>
    <w:rsid w:val="00584702"/>
    <w:rsid w:val="00585159"/>
    <w:rsid w:val="005857FF"/>
    <w:rsid w:val="00585822"/>
    <w:rsid w:val="00585BC4"/>
    <w:rsid w:val="00586CB7"/>
    <w:rsid w:val="00587935"/>
    <w:rsid w:val="00592983"/>
    <w:rsid w:val="00592A0A"/>
    <w:rsid w:val="0059413F"/>
    <w:rsid w:val="005944BA"/>
    <w:rsid w:val="005946EF"/>
    <w:rsid w:val="0059477A"/>
    <w:rsid w:val="005949EC"/>
    <w:rsid w:val="00595F02"/>
    <w:rsid w:val="005971C0"/>
    <w:rsid w:val="00597849"/>
    <w:rsid w:val="00597A1C"/>
    <w:rsid w:val="005A02EA"/>
    <w:rsid w:val="005A0675"/>
    <w:rsid w:val="005A0A9C"/>
    <w:rsid w:val="005A1EB0"/>
    <w:rsid w:val="005A2419"/>
    <w:rsid w:val="005A2BDA"/>
    <w:rsid w:val="005A2C09"/>
    <w:rsid w:val="005A2F68"/>
    <w:rsid w:val="005A2FB7"/>
    <w:rsid w:val="005A3967"/>
    <w:rsid w:val="005A3B94"/>
    <w:rsid w:val="005A3B97"/>
    <w:rsid w:val="005A48F8"/>
    <w:rsid w:val="005A6385"/>
    <w:rsid w:val="005A6E1C"/>
    <w:rsid w:val="005A6E9C"/>
    <w:rsid w:val="005B0032"/>
    <w:rsid w:val="005B223F"/>
    <w:rsid w:val="005B2330"/>
    <w:rsid w:val="005B2E46"/>
    <w:rsid w:val="005B3C9F"/>
    <w:rsid w:val="005B50F9"/>
    <w:rsid w:val="005B556B"/>
    <w:rsid w:val="005B5A58"/>
    <w:rsid w:val="005B5FED"/>
    <w:rsid w:val="005B6BF5"/>
    <w:rsid w:val="005B6E8C"/>
    <w:rsid w:val="005B7FE4"/>
    <w:rsid w:val="005C135D"/>
    <w:rsid w:val="005C15BA"/>
    <w:rsid w:val="005C1C2F"/>
    <w:rsid w:val="005C1CA6"/>
    <w:rsid w:val="005C243A"/>
    <w:rsid w:val="005C2C98"/>
    <w:rsid w:val="005C300E"/>
    <w:rsid w:val="005C4B95"/>
    <w:rsid w:val="005C5216"/>
    <w:rsid w:val="005C5B50"/>
    <w:rsid w:val="005C735C"/>
    <w:rsid w:val="005C78B4"/>
    <w:rsid w:val="005D03FF"/>
    <w:rsid w:val="005D064E"/>
    <w:rsid w:val="005D0B54"/>
    <w:rsid w:val="005D1065"/>
    <w:rsid w:val="005D1665"/>
    <w:rsid w:val="005D22DC"/>
    <w:rsid w:val="005D4D8A"/>
    <w:rsid w:val="005D5E07"/>
    <w:rsid w:val="005D76F2"/>
    <w:rsid w:val="005E20A2"/>
    <w:rsid w:val="005E324F"/>
    <w:rsid w:val="005E3922"/>
    <w:rsid w:val="005E5031"/>
    <w:rsid w:val="005E51D7"/>
    <w:rsid w:val="005E5BA0"/>
    <w:rsid w:val="005E60C3"/>
    <w:rsid w:val="005E7ADF"/>
    <w:rsid w:val="005F009A"/>
    <w:rsid w:val="005F082A"/>
    <w:rsid w:val="005F29AF"/>
    <w:rsid w:val="005F3F1D"/>
    <w:rsid w:val="005F5220"/>
    <w:rsid w:val="005F5AFE"/>
    <w:rsid w:val="005F5CA8"/>
    <w:rsid w:val="005F5D38"/>
    <w:rsid w:val="005F6615"/>
    <w:rsid w:val="005F6A95"/>
    <w:rsid w:val="005F75D0"/>
    <w:rsid w:val="005F7E86"/>
    <w:rsid w:val="006006DA"/>
    <w:rsid w:val="00600D5A"/>
    <w:rsid w:val="00600E8B"/>
    <w:rsid w:val="006012EF"/>
    <w:rsid w:val="0060278F"/>
    <w:rsid w:val="00602EF2"/>
    <w:rsid w:val="00603895"/>
    <w:rsid w:val="00604398"/>
    <w:rsid w:val="006063B8"/>
    <w:rsid w:val="006064F3"/>
    <w:rsid w:val="006067C2"/>
    <w:rsid w:val="00606F14"/>
    <w:rsid w:val="00610074"/>
    <w:rsid w:val="00611747"/>
    <w:rsid w:val="0061186A"/>
    <w:rsid w:val="00612052"/>
    <w:rsid w:val="006122C9"/>
    <w:rsid w:val="0061274A"/>
    <w:rsid w:val="00612B42"/>
    <w:rsid w:val="006135FD"/>
    <w:rsid w:val="0061388B"/>
    <w:rsid w:val="006139B5"/>
    <w:rsid w:val="0061445F"/>
    <w:rsid w:val="00614A92"/>
    <w:rsid w:val="0061670A"/>
    <w:rsid w:val="006170C8"/>
    <w:rsid w:val="00617CC9"/>
    <w:rsid w:val="00620260"/>
    <w:rsid w:val="00620998"/>
    <w:rsid w:val="0062110D"/>
    <w:rsid w:val="006223F1"/>
    <w:rsid w:val="00622AD0"/>
    <w:rsid w:val="00623AA3"/>
    <w:rsid w:val="00624593"/>
    <w:rsid w:val="00625D19"/>
    <w:rsid w:val="00627C27"/>
    <w:rsid w:val="006304C3"/>
    <w:rsid w:val="00631748"/>
    <w:rsid w:val="00631B2A"/>
    <w:rsid w:val="00631C2A"/>
    <w:rsid w:val="00632484"/>
    <w:rsid w:val="006325B6"/>
    <w:rsid w:val="00632AA4"/>
    <w:rsid w:val="00633B80"/>
    <w:rsid w:val="00634CE0"/>
    <w:rsid w:val="00635036"/>
    <w:rsid w:val="00636F67"/>
    <w:rsid w:val="006373BE"/>
    <w:rsid w:val="00637F12"/>
    <w:rsid w:val="00637F7F"/>
    <w:rsid w:val="00641AB6"/>
    <w:rsid w:val="006438A8"/>
    <w:rsid w:val="00644409"/>
    <w:rsid w:val="006471A5"/>
    <w:rsid w:val="00647475"/>
    <w:rsid w:val="00647841"/>
    <w:rsid w:val="006507C9"/>
    <w:rsid w:val="00652505"/>
    <w:rsid w:val="00652F05"/>
    <w:rsid w:val="006536EA"/>
    <w:rsid w:val="00653A9C"/>
    <w:rsid w:val="006545D4"/>
    <w:rsid w:val="00655064"/>
    <w:rsid w:val="006554F8"/>
    <w:rsid w:val="006566EC"/>
    <w:rsid w:val="00656B1B"/>
    <w:rsid w:val="00657C86"/>
    <w:rsid w:val="0066100A"/>
    <w:rsid w:val="0066101E"/>
    <w:rsid w:val="00661179"/>
    <w:rsid w:val="00661C88"/>
    <w:rsid w:val="006624DA"/>
    <w:rsid w:val="00663536"/>
    <w:rsid w:val="00663905"/>
    <w:rsid w:val="00663C9C"/>
    <w:rsid w:val="00663E30"/>
    <w:rsid w:val="00664505"/>
    <w:rsid w:val="00664515"/>
    <w:rsid w:val="00664528"/>
    <w:rsid w:val="00664C4A"/>
    <w:rsid w:val="00665932"/>
    <w:rsid w:val="00665E00"/>
    <w:rsid w:val="00667139"/>
    <w:rsid w:val="006671CA"/>
    <w:rsid w:val="00667250"/>
    <w:rsid w:val="006672B3"/>
    <w:rsid w:val="006676E8"/>
    <w:rsid w:val="00667FF1"/>
    <w:rsid w:val="00670533"/>
    <w:rsid w:val="00670E0D"/>
    <w:rsid w:val="00671015"/>
    <w:rsid w:val="006721AB"/>
    <w:rsid w:val="006739EE"/>
    <w:rsid w:val="00673CAA"/>
    <w:rsid w:val="0067510D"/>
    <w:rsid w:val="00676014"/>
    <w:rsid w:val="006763B5"/>
    <w:rsid w:val="00676816"/>
    <w:rsid w:val="0068238C"/>
    <w:rsid w:val="00682B3B"/>
    <w:rsid w:val="00683171"/>
    <w:rsid w:val="00683297"/>
    <w:rsid w:val="006832C7"/>
    <w:rsid w:val="0068484D"/>
    <w:rsid w:val="00684CDA"/>
    <w:rsid w:val="006850E7"/>
    <w:rsid w:val="00685259"/>
    <w:rsid w:val="006863A8"/>
    <w:rsid w:val="00687455"/>
    <w:rsid w:val="0068B825"/>
    <w:rsid w:val="006916DF"/>
    <w:rsid w:val="006917CB"/>
    <w:rsid w:val="00691E55"/>
    <w:rsid w:val="00692926"/>
    <w:rsid w:val="0069430A"/>
    <w:rsid w:val="006951F6"/>
    <w:rsid w:val="0069542A"/>
    <w:rsid w:val="00696B7D"/>
    <w:rsid w:val="00697C83"/>
    <w:rsid w:val="006A031B"/>
    <w:rsid w:val="006A031D"/>
    <w:rsid w:val="006A0735"/>
    <w:rsid w:val="006A085F"/>
    <w:rsid w:val="006A0C01"/>
    <w:rsid w:val="006A1E6C"/>
    <w:rsid w:val="006A2514"/>
    <w:rsid w:val="006A2DB4"/>
    <w:rsid w:val="006A31AB"/>
    <w:rsid w:val="006A3582"/>
    <w:rsid w:val="006A3B0F"/>
    <w:rsid w:val="006A4576"/>
    <w:rsid w:val="006A4C76"/>
    <w:rsid w:val="006A55D8"/>
    <w:rsid w:val="006A5B89"/>
    <w:rsid w:val="006A5D90"/>
    <w:rsid w:val="006B1151"/>
    <w:rsid w:val="006B16BC"/>
    <w:rsid w:val="006B2706"/>
    <w:rsid w:val="006B2841"/>
    <w:rsid w:val="006B29F2"/>
    <w:rsid w:val="006B32CF"/>
    <w:rsid w:val="006B4D16"/>
    <w:rsid w:val="006B4E63"/>
    <w:rsid w:val="006B51AF"/>
    <w:rsid w:val="006B5918"/>
    <w:rsid w:val="006B5A38"/>
    <w:rsid w:val="006B67DC"/>
    <w:rsid w:val="006B7E01"/>
    <w:rsid w:val="006C0664"/>
    <w:rsid w:val="006C20D2"/>
    <w:rsid w:val="006C24C7"/>
    <w:rsid w:val="006C3AD3"/>
    <w:rsid w:val="006C3F7A"/>
    <w:rsid w:val="006C485B"/>
    <w:rsid w:val="006C5F22"/>
    <w:rsid w:val="006C7361"/>
    <w:rsid w:val="006C76A5"/>
    <w:rsid w:val="006C76B2"/>
    <w:rsid w:val="006D0728"/>
    <w:rsid w:val="006D0A4B"/>
    <w:rsid w:val="006D0E0B"/>
    <w:rsid w:val="006D17D3"/>
    <w:rsid w:val="006D36BB"/>
    <w:rsid w:val="006D3C96"/>
    <w:rsid w:val="006D3FE9"/>
    <w:rsid w:val="006D4792"/>
    <w:rsid w:val="006D58E7"/>
    <w:rsid w:val="006D63C8"/>
    <w:rsid w:val="006D6443"/>
    <w:rsid w:val="006D6446"/>
    <w:rsid w:val="006E0741"/>
    <w:rsid w:val="006E0C64"/>
    <w:rsid w:val="006E0CAC"/>
    <w:rsid w:val="006E0D37"/>
    <w:rsid w:val="006E1C45"/>
    <w:rsid w:val="006E28F4"/>
    <w:rsid w:val="006E2DB2"/>
    <w:rsid w:val="006E39C5"/>
    <w:rsid w:val="006E4B1F"/>
    <w:rsid w:val="006E4BEF"/>
    <w:rsid w:val="006E675C"/>
    <w:rsid w:val="006E6F2D"/>
    <w:rsid w:val="006E7F88"/>
    <w:rsid w:val="006F06BA"/>
    <w:rsid w:val="006F0AE9"/>
    <w:rsid w:val="006F0FCE"/>
    <w:rsid w:val="006F13BB"/>
    <w:rsid w:val="006F16CE"/>
    <w:rsid w:val="006F2B32"/>
    <w:rsid w:val="006F2ECE"/>
    <w:rsid w:val="006F32AF"/>
    <w:rsid w:val="006F33E9"/>
    <w:rsid w:val="006F35AC"/>
    <w:rsid w:val="006F5252"/>
    <w:rsid w:val="006F559F"/>
    <w:rsid w:val="006F55E8"/>
    <w:rsid w:val="006F5638"/>
    <w:rsid w:val="006F7719"/>
    <w:rsid w:val="006F77E9"/>
    <w:rsid w:val="006F7D59"/>
    <w:rsid w:val="00700E72"/>
    <w:rsid w:val="0070369D"/>
    <w:rsid w:val="00704FB0"/>
    <w:rsid w:val="00705503"/>
    <w:rsid w:val="00706E91"/>
    <w:rsid w:val="00711CEA"/>
    <w:rsid w:val="007121AD"/>
    <w:rsid w:val="007124FE"/>
    <w:rsid w:val="00713929"/>
    <w:rsid w:val="0071392C"/>
    <w:rsid w:val="00713B70"/>
    <w:rsid w:val="00713CD3"/>
    <w:rsid w:val="0071423A"/>
    <w:rsid w:val="0071478E"/>
    <w:rsid w:val="007147DA"/>
    <w:rsid w:val="007173BD"/>
    <w:rsid w:val="00720096"/>
    <w:rsid w:val="00720524"/>
    <w:rsid w:val="007207ED"/>
    <w:rsid w:val="00722070"/>
    <w:rsid w:val="00722AAE"/>
    <w:rsid w:val="00722C79"/>
    <w:rsid w:val="00722DF6"/>
    <w:rsid w:val="00722F85"/>
    <w:rsid w:val="00723020"/>
    <w:rsid w:val="00723DB1"/>
    <w:rsid w:val="00723F13"/>
    <w:rsid w:val="00724515"/>
    <w:rsid w:val="00725960"/>
    <w:rsid w:val="00725A91"/>
    <w:rsid w:val="00725EE6"/>
    <w:rsid w:val="0072650C"/>
    <w:rsid w:val="0072686E"/>
    <w:rsid w:val="00726E6D"/>
    <w:rsid w:val="00730075"/>
    <w:rsid w:val="00730DF6"/>
    <w:rsid w:val="00730F9D"/>
    <w:rsid w:val="007311BB"/>
    <w:rsid w:val="00732A91"/>
    <w:rsid w:val="00732B70"/>
    <w:rsid w:val="00734BCE"/>
    <w:rsid w:val="00736375"/>
    <w:rsid w:val="007370FC"/>
    <w:rsid w:val="007379D3"/>
    <w:rsid w:val="00737D46"/>
    <w:rsid w:val="00740478"/>
    <w:rsid w:val="0074088E"/>
    <w:rsid w:val="007422EB"/>
    <w:rsid w:val="00742802"/>
    <w:rsid w:val="00742E9D"/>
    <w:rsid w:val="0074319E"/>
    <w:rsid w:val="0074320E"/>
    <w:rsid w:val="007433AF"/>
    <w:rsid w:val="007435A1"/>
    <w:rsid w:val="0074451E"/>
    <w:rsid w:val="00744E6D"/>
    <w:rsid w:val="007454E7"/>
    <w:rsid w:val="00745725"/>
    <w:rsid w:val="00745C41"/>
    <w:rsid w:val="0074724D"/>
    <w:rsid w:val="00747392"/>
    <w:rsid w:val="00750220"/>
    <w:rsid w:val="007506F1"/>
    <w:rsid w:val="00750923"/>
    <w:rsid w:val="00751A7E"/>
    <w:rsid w:val="007526D3"/>
    <w:rsid w:val="007538FE"/>
    <w:rsid w:val="00753B3E"/>
    <w:rsid w:val="007545DB"/>
    <w:rsid w:val="00754925"/>
    <w:rsid w:val="00755F47"/>
    <w:rsid w:val="007562F8"/>
    <w:rsid w:val="007567B2"/>
    <w:rsid w:val="007571D7"/>
    <w:rsid w:val="00757C02"/>
    <w:rsid w:val="007601B9"/>
    <w:rsid w:val="00760822"/>
    <w:rsid w:val="00762463"/>
    <w:rsid w:val="00762A68"/>
    <w:rsid w:val="00762B9B"/>
    <w:rsid w:val="00763081"/>
    <w:rsid w:val="00766068"/>
    <w:rsid w:val="0076644F"/>
    <w:rsid w:val="00767264"/>
    <w:rsid w:val="007673B0"/>
    <w:rsid w:val="00767884"/>
    <w:rsid w:val="007678DB"/>
    <w:rsid w:val="0077044B"/>
    <w:rsid w:val="00770F76"/>
    <w:rsid w:val="007712D2"/>
    <w:rsid w:val="007717A8"/>
    <w:rsid w:val="00772114"/>
    <w:rsid w:val="00774ABD"/>
    <w:rsid w:val="00774B2A"/>
    <w:rsid w:val="00776653"/>
    <w:rsid w:val="0077685C"/>
    <w:rsid w:val="00777F01"/>
    <w:rsid w:val="00780BD0"/>
    <w:rsid w:val="00781697"/>
    <w:rsid w:val="00782410"/>
    <w:rsid w:val="00782BD4"/>
    <w:rsid w:val="00782E9C"/>
    <w:rsid w:val="007833E2"/>
    <w:rsid w:val="00783487"/>
    <w:rsid w:val="00783836"/>
    <w:rsid w:val="007843C6"/>
    <w:rsid w:val="00785D5C"/>
    <w:rsid w:val="00785D78"/>
    <w:rsid w:val="007872BF"/>
    <w:rsid w:val="00787F45"/>
    <w:rsid w:val="00787FEB"/>
    <w:rsid w:val="007905B8"/>
    <w:rsid w:val="00790773"/>
    <w:rsid w:val="007920C1"/>
    <w:rsid w:val="007933DA"/>
    <w:rsid w:val="00794004"/>
    <w:rsid w:val="00794E9F"/>
    <w:rsid w:val="00795958"/>
    <w:rsid w:val="00795F3E"/>
    <w:rsid w:val="007A0053"/>
    <w:rsid w:val="007A0064"/>
    <w:rsid w:val="007A0A13"/>
    <w:rsid w:val="007A1783"/>
    <w:rsid w:val="007A1CC8"/>
    <w:rsid w:val="007A2D40"/>
    <w:rsid w:val="007A2D96"/>
    <w:rsid w:val="007A43FC"/>
    <w:rsid w:val="007A4E96"/>
    <w:rsid w:val="007A519E"/>
    <w:rsid w:val="007A58D9"/>
    <w:rsid w:val="007A6913"/>
    <w:rsid w:val="007A7B8E"/>
    <w:rsid w:val="007A7E6A"/>
    <w:rsid w:val="007B1B1C"/>
    <w:rsid w:val="007B242C"/>
    <w:rsid w:val="007B315A"/>
    <w:rsid w:val="007B3B4F"/>
    <w:rsid w:val="007B4BD9"/>
    <w:rsid w:val="007B690B"/>
    <w:rsid w:val="007B6F82"/>
    <w:rsid w:val="007C0E19"/>
    <w:rsid w:val="007C2046"/>
    <w:rsid w:val="007C2138"/>
    <w:rsid w:val="007C3033"/>
    <w:rsid w:val="007C3431"/>
    <w:rsid w:val="007C39E2"/>
    <w:rsid w:val="007C5B38"/>
    <w:rsid w:val="007C6F02"/>
    <w:rsid w:val="007C737A"/>
    <w:rsid w:val="007C7910"/>
    <w:rsid w:val="007D0135"/>
    <w:rsid w:val="007D025C"/>
    <w:rsid w:val="007D0E63"/>
    <w:rsid w:val="007D228F"/>
    <w:rsid w:val="007D6FF3"/>
    <w:rsid w:val="007D7B31"/>
    <w:rsid w:val="007E0B8A"/>
    <w:rsid w:val="007E1080"/>
    <w:rsid w:val="007E1C00"/>
    <w:rsid w:val="007E2A85"/>
    <w:rsid w:val="007E2C8E"/>
    <w:rsid w:val="007E3326"/>
    <w:rsid w:val="007E3752"/>
    <w:rsid w:val="007E5146"/>
    <w:rsid w:val="007E5150"/>
    <w:rsid w:val="007E544B"/>
    <w:rsid w:val="007E5862"/>
    <w:rsid w:val="007E6713"/>
    <w:rsid w:val="007F08A3"/>
    <w:rsid w:val="007F0B87"/>
    <w:rsid w:val="007F1BE7"/>
    <w:rsid w:val="007F1C8C"/>
    <w:rsid w:val="007F2A88"/>
    <w:rsid w:val="007F3501"/>
    <w:rsid w:val="007F5167"/>
    <w:rsid w:val="007F54F0"/>
    <w:rsid w:val="007F5600"/>
    <w:rsid w:val="007F6B83"/>
    <w:rsid w:val="0080056A"/>
    <w:rsid w:val="0080217F"/>
    <w:rsid w:val="00803B5B"/>
    <w:rsid w:val="00803DE3"/>
    <w:rsid w:val="00803DEC"/>
    <w:rsid w:val="0080421E"/>
    <w:rsid w:val="0080456B"/>
    <w:rsid w:val="0080464F"/>
    <w:rsid w:val="00804BFD"/>
    <w:rsid w:val="00805B19"/>
    <w:rsid w:val="00805FB1"/>
    <w:rsid w:val="0080646C"/>
    <w:rsid w:val="00806F97"/>
    <w:rsid w:val="00810311"/>
    <w:rsid w:val="008107FB"/>
    <w:rsid w:val="00810D41"/>
    <w:rsid w:val="008122A6"/>
    <w:rsid w:val="008135F5"/>
    <w:rsid w:val="00814328"/>
    <w:rsid w:val="00815332"/>
    <w:rsid w:val="00816560"/>
    <w:rsid w:val="0081790E"/>
    <w:rsid w:val="00817C7F"/>
    <w:rsid w:val="00821B42"/>
    <w:rsid w:val="00821EE8"/>
    <w:rsid w:val="00824117"/>
    <w:rsid w:val="008248E3"/>
    <w:rsid w:val="00824CBC"/>
    <w:rsid w:val="00825283"/>
    <w:rsid w:val="00826164"/>
    <w:rsid w:val="0082634E"/>
    <w:rsid w:val="00826390"/>
    <w:rsid w:val="008269FB"/>
    <w:rsid w:val="00826E2E"/>
    <w:rsid w:val="008300B7"/>
    <w:rsid w:val="00830C41"/>
    <w:rsid w:val="00830E92"/>
    <w:rsid w:val="008310B9"/>
    <w:rsid w:val="008318F5"/>
    <w:rsid w:val="0083268C"/>
    <w:rsid w:val="00833E43"/>
    <w:rsid w:val="00835EE7"/>
    <w:rsid w:val="008365D6"/>
    <w:rsid w:val="00836AFC"/>
    <w:rsid w:val="008400FC"/>
    <w:rsid w:val="008404FA"/>
    <w:rsid w:val="00841D98"/>
    <w:rsid w:val="00841F8F"/>
    <w:rsid w:val="00844712"/>
    <w:rsid w:val="00844E28"/>
    <w:rsid w:val="008459BC"/>
    <w:rsid w:val="008465ED"/>
    <w:rsid w:val="00847B0E"/>
    <w:rsid w:val="00847C92"/>
    <w:rsid w:val="008503AC"/>
    <w:rsid w:val="008511DF"/>
    <w:rsid w:val="0085214B"/>
    <w:rsid w:val="0085303F"/>
    <w:rsid w:val="008532EE"/>
    <w:rsid w:val="00853739"/>
    <w:rsid w:val="00854735"/>
    <w:rsid w:val="00855CB4"/>
    <w:rsid w:val="0085620B"/>
    <w:rsid w:val="00856757"/>
    <w:rsid w:val="00860098"/>
    <w:rsid w:val="00860D95"/>
    <w:rsid w:val="00860F00"/>
    <w:rsid w:val="008627D7"/>
    <w:rsid w:val="008632E2"/>
    <w:rsid w:val="008637A0"/>
    <w:rsid w:val="00863B17"/>
    <w:rsid w:val="00863D65"/>
    <w:rsid w:val="00864B58"/>
    <w:rsid w:val="00864D63"/>
    <w:rsid w:val="00865505"/>
    <w:rsid w:val="0086630A"/>
    <w:rsid w:val="008665F2"/>
    <w:rsid w:val="00870C40"/>
    <w:rsid w:val="00872249"/>
    <w:rsid w:val="00872DA6"/>
    <w:rsid w:val="00872F93"/>
    <w:rsid w:val="00873017"/>
    <w:rsid w:val="00873055"/>
    <w:rsid w:val="00873486"/>
    <w:rsid w:val="00873E8C"/>
    <w:rsid w:val="00875311"/>
    <w:rsid w:val="008756FC"/>
    <w:rsid w:val="008772CD"/>
    <w:rsid w:val="0088009C"/>
    <w:rsid w:val="008810E1"/>
    <w:rsid w:val="00881684"/>
    <w:rsid w:val="0088191D"/>
    <w:rsid w:val="00882349"/>
    <w:rsid w:val="0088270F"/>
    <w:rsid w:val="00882EDE"/>
    <w:rsid w:val="0088306A"/>
    <w:rsid w:val="00883E02"/>
    <w:rsid w:val="008843EE"/>
    <w:rsid w:val="00884E37"/>
    <w:rsid w:val="00886FB1"/>
    <w:rsid w:val="00887228"/>
    <w:rsid w:val="00890379"/>
    <w:rsid w:val="00890F50"/>
    <w:rsid w:val="00891A24"/>
    <w:rsid w:val="008927DA"/>
    <w:rsid w:val="00896746"/>
    <w:rsid w:val="00896AAE"/>
    <w:rsid w:val="008A0942"/>
    <w:rsid w:val="008A0BA6"/>
    <w:rsid w:val="008A2256"/>
    <w:rsid w:val="008A25DE"/>
    <w:rsid w:val="008A31B5"/>
    <w:rsid w:val="008A4DC3"/>
    <w:rsid w:val="008A62C4"/>
    <w:rsid w:val="008A7F5E"/>
    <w:rsid w:val="008A7FC4"/>
    <w:rsid w:val="008B0139"/>
    <w:rsid w:val="008B0143"/>
    <w:rsid w:val="008B0D0C"/>
    <w:rsid w:val="008B17F7"/>
    <w:rsid w:val="008B5258"/>
    <w:rsid w:val="008B551C"/>
    <w:rsid w:val="008B711E"/>
    <w:rsid w:val="008B740E"/>
    <w:rsid w:val="008B742F"/>
    <w:rsid w:val="008B755E"/>
    <w:rsid w:val="008B7917"/>
    <w:rsid w:val="008C0151"/>
    <w:rsid w:val="008C0A0B"/>
    <w:rsid w:val="008C14F4"/>
    <w:rsid w:val="008C269A"/>
    <w:rsid w:val="008C2955"/>
    <w:rsid w:val="008C34DB"/>
    <w:rsid w:val="008C3C39"/>
    <w:rsid w:val="008C3D57"/>
    <w:rsid w:val="008C3F33"/>
    <w:rsid w:val="008C4DDF"/>
    <w:rsid w:val="008C5191"/>
    <w:rsid w:val="008C582A"/>
    <w:rsid w:val="008C5E04"/>
    <w:rsid w:val="008C65FB"/>
    <w:rsid w:val="008C6C33"/>
    <w:rsid w:val="008C6D16"/>
    <w:rsid w:val="008D0355"/>
    <w:rsid w:val="008D07D2"/>
    <w:rsid w:val="008D116C"/>
    <w:rsid w:val="008D1D1D"/>
    <w:rsid w:val="008D2668"/>
    <w:rsid w:val="008D286F"/>
    <w:rsid w:val="008D2CA3"/>
    <w:rsid w:val="008D35BC"/>
    <w:rsid w:val="008D57DD"/>
    <w:rsid w:val="008D5AAD"/>
    <w:rsid w:val="008D6233"/>
    <w:rsid w:val="008D626A"/>
    <w:rsid w:val="008D661A"/>
    <w:rsid w:val="008D6EA7"/>
    <w:rsid w:val="008D7762"/>
    <w:rsid w:val="008D7948"/>
    <w:rsid w:val="008D7C49"/>
    <w:rsid w:val="008E418C"/>
    <w:rsid w:val="008E4E49"/>
    <w:rsid w:val="008E5BF0"/>
    <w:rsid w:val="008E5C77"/>
    <w:rsid w:val="008F31F8"/>
    <w:rsid w:val="008F33F7"/>
    <w:rsid w:val="008F3F1A"/>
    <w:rsid w:val="008F4560"/>
    <w:rsid w:val="008F546F"/>
    <w:rsid w:val="008F5D39"/>
    <w:rsid w:val="008F5E59"/>
    <w:rsid w:val="008F664A"/>
    <w:rsid w:val="0090065B"/>
    <w:rsid w:val="009006C5"/>
    <w:rsid w:val="009007D9"/>
    <w:rsid w:val="00900AA3"/>
    <w:rsid w:val="009013AF"/>
    <w:rsid w:val="0090169C"/>
    <w:rsid w:val="009019F1"/>
    <w:rsid w:val="00901AC9"/>
    <w:rsid w:val="00901CED"/>
    <w:rsid w:val="00902A55"/>
    <w:rsid w:val="00902EA4"/>
    <w:rsid w:val="00902F6B"/>
    <w:rsid w:val="00903037"/>
    <w:rsid w:val="009039DF"/>
    <w:rsid w:val="00904537"/>
    <w:rsid w:val="00905CD1"/>
    <w:rsid w:val="00905CDF"/>
    <w:rsid w:val="00906158"/>
    <w:rsid w:val="009069F8"/>
    <w:rsid w:val="009076D3"/>
    <w:rsid w:val="0091102F"/>
    <w:rsid w:val="00913215"/>
    <w:rsid w:val="009150FC"/>
    <w:rsid w:val="009152E3"/>
    <w:rsid w:val="00915FBD"/>
    <w:rsid w:val="009164F8"/>
    <w:rsid w:val="009202F4"/>
    <w:rsid w:val="00920AE2"/>
    <w:rsid w:val="00920E7C"/>
    <w:rsid w:val="00922CC3"/>
    <w:rsid w:val="00922D16"/>
    <w:rsid w:val="00922EA3"/>
    <w:rsid w:val="00923B3B"/>
    <w:rsid w:val="00923F67"/>
    <w:rsid w:val="009245AE"/>
    <w:rsid w:val="00925601"/>
    <w:rsid w:val="00927DFC"/>
    <w:rsid w:val="00930872"/>
    <w:rsid w:val="00930C93"/>
    <w:rsid w:val="009324EF"/>
    <w:rsid w:val="00932677"/>
    <w:rsid w:val="00932B81"/>
    <w:rsid w:val="00934341"/>
    <w:rsid w:val="00935CDB"/>
    <w:rsid w:val="00935ED0"/>
    <w:rsid w:val="0093653C"/>
    <w:rsid w:val="00940953"/>
    <w:rsid w:val="00941232"/>
    <w:rsid w:val="009413DF"/>
    <w:rsid w:val="00941965"/>
    <w:rsid w:val="00942A55"/>
    <w:rsid w:val="00942A60"/>
    <w:rsid w:val="00942C97"/>
    <w:rsid w:val="009434CA"/>
    <w:rsid w:val="00943D5C"/>
    <w:rsid w:val="00943DD0"/>
    <w:rsid w:val="0094412E"/>
    <w:rsid w:val="009448C0"/>
    <w:rsid w:val="00944D83"/>
    <w:rsid w:val="00945933"/>
    <w:rsid w:val="00945BBE"/>
    <w:rsid w:val="00946330"/>
    <w:rsid w:val="0094779B"/>
    <w:rsid w:val="00947C41"/>
    <w:rsid w:val="00950A1D"/>
    <w:rsid w:val="00953412"/>
    <w:rsid w:val="00954BE1"/>
    <w:rsid w:val="00954F4E"/>
    <w:rsid w:val="009550D3"/>
    <w:rsid w:val="0095551E"/>
    <w:rsid w:val="009557D9"/>
    <w:rsid w:val="0095684E"/>
    <w:rsid w:val="00956871"/>
    <w:rsid w:val="00957360"/>
    <w:rsid w:val="0095769F"/>
    <w:rsid w:val="009577B4"/>
    <w:rsid w:val="00957913"/>
    <w:rsid w:val="00960903"/>
    <w:rsid w:val="00961C08"/>
    <w:rsid w:val="00962BD5"/>
    <w:rsid w:val="00962DFE"/>
    <w:rsid w:val="00963585"/>
    <w:rsid w:val="009636CB"/>
    <w:rsid w:val="0096495A"/>
    <w:rsid w:val="00964F71"/>
    <w:rsid w:val="0096605E"/>
    <w:rsid w:val="009662AF"/>
    <w:rsid w:val="009662F5"/>
    <w:rsid w:val="00966C51"/>
    <w:rsid w:val="00967909"/>
    <w:rsid w:val="00967B63"/>
    <w:rsid w:val="009705DB"/>
    <w:rsid w:val="009716A1"/>
    <w:rsid w:val="00973A70"/>
    <w:rsid w:val="009742F5"/>
    <w:rsid w:val="009744DC"/>
    <w:rsid w:val="009749D8"/>
    <w:rsid w:val="00974B60"/>
    <w:rsid w:val="00975A8B"/>
    <w:rsid w:val="00975B35"/>
    <w:rsid w:val="00975E18"/>
    <w:rsid w:val="0097709C"/>
    <w:rsid w:val="00977A35"/>
    <w:rsid w:val="00980875"/>
    <w:rsid w:val="009812F7"/>
    <w:rsid w:val="00982148"/>
    <w:rsid w:val="009826CC"/>
    <w:rsid w:val="0098279B"/>
    <w:rsid w:val="00982FC2"/>
    <w:rsid w:val="009856EC"/>
    <w:rsid w:val="00986687"/>
    <w:rsid w:val="00987288"/>
    <w:rsid w:val="0098772D"/>
    <w:rsid w:val="00987D00"/>
    <w:rsid w:val="0099114E"/>
    <w:rsid w:val="00991348"/>
    <w:rsid w:val="00991672"/>
    <w:rsid w:val="00994961"/>
    <w:rsid w:val="00994C18"/>
    <w:rsid w:val="0099526F"/>
    <w:rsid w:val="00995581"/>
    <w:rsid w:val="00995822"/>
    <w:rsid w:val="009959AA"/>
    <w:rsid w:val="00995F27"/>
    <w:rsid w:val="00996073"/>
    <w:rsid w:val="009962B2"/>
    <w:rsid w:val="0099659E"/>
    <w:rsid w:val="0099742C"/>
    <w:rsid w:val="00997E86"/>
    <w:rsid w:val="009A151D"/>
    <w:rsid w:val="009A2C18"/>
    <w:rsid w:val="009A45E7"/>
    <w:rsid w:val="009A74AF"/>
    <w:rsid w:val="009B013D"/>
    <w:rsid w:val="009B07AA"/>
    <w:rsid w:val="009B0C4A"/>
    <w:rsid w:val="009B1175"/>
    <w:rsid w:val="009B15D8"/>
    <w:rsid w:val="009B1612"/>
    <w:rsid w:val="009B2A0E"/>
    <w:rsid w:val="009B3090"/>
    <w:rsid w:val="009B4AE3"/>
    <w:rsid w:val="009B6BCF"/>
    <w:rsid w:val="009B6FCB"/>
    <w:rsid w:val="009B7517"/>
    <w:rsid w:val="009B7581"/>
    <w:rsid w:val="009B765C"/>
    <w:rsid w:val="009B778C"/>
    <w:rsid w:val="009B7A05"/>
    <w:rsid w:val="009B7CF5"/>
    <w:rsid w:val="009C08F4"/>
    <w:rsid w:val="009C0C04"/>
    <w:rsid w:val="009C1A0E"/>
    <w:rsid w:val="009C22D3"/>
    <w:rsid w:val="009C2812"/>
    <w:rsid w:val="009C297A"/>
    <w:rsid w:val="009C3270"/>
    <w:rsid w:val="009C3629"/>
    <w:rsid w:val="009C504D"/>
    <w:rsid w:val="009C6AAE"/>
    <w:rsid w:val="009C6FD4"/>
    <w:rsid w:val="009C773E"/>
    <w:rsid w:val="009D083B"/>
    <w:rsid w:val="009D268C"/>
    <w:rsid w:val="009D498C"/>
    <w:rsid w:val="009D4E52"/>
    <w:rsid w:val="009D5091"/>
    <w:rsid w:val="009D61FE"/>
    <w:rsid w:val="009D6354"/>
    <w:rsid w:val="009D70E8"/>
    <w:rsid w:val="009E1495"/>
    <w:rsid w:val="009E1994"/>
    <w:rsid w:val="009E1A88"/>
    <w:rsid w:val="009E32AF"/>
    <w:rsid w:val="009E34AE"/>
    <w:rsid w:val="009E4246"/>
    <w:rsid w:val="009E4AE2"/>
    <w:rsid w:val="009E5F89"/>
    <w:rsid w:val="009E74D3"/>
    <w:rsid w:val="009F1004"/>
    <w:rsid w:val="009F112E"/>
    <w:rsid w:val="009F13EE"/>
    <w:rsid w:val="009F1BA2"/>
    <w:rsid w:val="009F2481"/>
    <w:rsid w:val="009F27E2"/>
    <w:rsid w:val="009F3EA9"/>
    <w:rsid w:val="009F7345"/>
    <w:rsid w:val="009F7928"/>
    <w:rsid w:val="009F7CCE"/>
    <w:rsid w:val="009F7EDB"/>
    <w:rsid w:val="00A000DC"/>
    <w:rsid w:val="00A00329"/>
    <w:rsid w:val="00A02373"/>
    <w:rsid w:val="00A02558"/>
    <w:rsid w:val="00A02CB6"/>
    <w:rsid w:val="00A03E85"/>
    <w:rsid w:val="00A0630C"/>
    <w:rsid w:val="00A065D6"/>
    <w:rsid w:val="00A0698F"/>
    <w:rsid w:val="00A0707C"/>
    <w:rsid w:val="00A079EC"/>
    <w:rsid w:val="00A10C02"/>
    <w:rsid w:val="00A10D63"/>
    <w:rsid w:val="00A12733"/>
    <w:rsid w:val="00A129E4"/>
    <w:rsid w:val="00A13104"/>
    <w:rsid w:val="00A14DF5"/>
    <w:rsid w:val="00A14F47"/>
    <w:rsid w:val="00A14F6F"/>
    <w:rsid w:val="00A15960"/>
    <w:rsid w:val="00A16AA2"/>
    <w:rsid w:val="00A17004"/>
    <w:rsid w:val="00A17E3D"/>
    <w:rsid w:val="00A2046B"/>
    <w:rsid w:val="00A2175B"/>
    <w:rsid w:val="00A230FD"/>
    <w:rsid w:val="00A23BC1"/>
    <w:rsid w:val="00A23E1D"/>
    <w:rsid w:val="00A2662C"/>
    <w:rsid w:val="00A267A7"/>
    <w:rsid w:val="00A27C2C"/>
    <w:rsid w:val="00A27EC2"/>
    <w:rsid w:val="00A31370"/>
    <w:rsid w:val="00A31C64"/>
    <w:rsid w:val="00A32681"/>
    <w:rsid w:val="00A336E1"/>
    <w:rsid w:val="00A36128"/>
    <w:rsid w:val="00A3615F"/>
    <w:rsid w:val="00A37F62"/>
    <w:rsid w:val="00A44357"/>
    <w:rsid w:val="00A4597C"/>
    <w:rsid w:val="00A45B57"/>
    <w:rsid w:val="00A47574"/>
    <w:rsid w:val="00A47EA2"/>
    <w:rsid w:val="00A501AA"/>
    <w:rsid w:val="00A50671"/>
    <w:rsid w:val="00A51C07"/>
    <w:rsid w:val="00A51F6D"/>
    <w:rsid w:val="00A527D9"/>
    <w:rsid w:val="00A52973"/>
    <w:rsid w:val="00A52CB2"/>
    <w:rsid w:val="00A52CF2"/>
    <w:rsid w:val="00A5342C"/>
    <w:rsid w:val="00A54588"/>
    <w:rsid w:val="00A5568B"/>
    <w:rsid w:val="00A55747"/>
    <w:rsid w:val="00A5578F"/>
    <w:rsid w:val="00A5685F"/>
    <w:rsid w:val="00A56B33"/>
    <w:rsid w:val="00A60851"/>
    <w:rsid w:val="00A60F1A"/>
    <w:rsid w:val="00A61AD2"/>
    <w:rsid w:val="00A61B1D"/>
    <w:rsid w:val="00A6214F"/>
    <w:rsid w:val="00A62462"/>
    <w:rsid w:val="00A62CE6"/>
    <w:rsid w:val="00A637B7"/>
    <w:rsid w:val="00A643EE"/>
    <w:rsid w:val="00A646E9"/>
    <w:rsid w:val="00A66CA6"/>
    <w:rsid w:val="00A66FE1"/>
    <w:rsid w:val="00A70F01"/>
    <w:rsid w:val="00A711F7"/>
    <w:rsid w:val="00A71837"/>
    <w:rsid w:val="00A72F9F"/>
    <w:rsid w:val="00A730AC"/>
    <w:rsid w:val="00A7372F"/>
    <w:rsid w:val="00A73793"/>
    <w:rsid w:val="00A73F75"/>
    <w:rsid w:val="00A77250"/>
    <w:rsid w:val="00A777A0"/>
    <w:rsid w:val="00A7797A"/>
    <w:rsid w:val="00A77B69"/>
    <w:rsid w:val="00A82207"/>
    <w:rsid w:val="00A8309A"/>
    <w:rsid w:val="00A84639"/>
    <w:rsid w:val="00A84738"/>
    <w:rsid w:val="00A854C2"/>
    <w:rsid w:val="00A86E7B"/>
    <w:rsid w:val="00A8751B"/>
    <w:rsid w:val="00A875CC"/>
    <w:rsid w:val="00A87B2F"/>
    <w:rsid w:val="00A87DAB"/>
    <w:rsid w:val="00A9008F"/>
    <w:rsid w:val="00A903EB"/>
    <w:rsid w:val="00A906AC"/>
    <w:rsid w:val="00A92382"/>
    <w:rsid w:val="00A92874"/>
    <w:rsid w:val="00A93CE4"/>
    <w:rsid w:val="00A93FBB"/>
    <w:rsid w:val="00A94947"/>
    <w:rsid w:val="00A94D85"/>
    <w:rsid w:val="00A95602"/>
    <w:rsid w:val="00A960B8"/>
    <w:rsid w:val="00A96453"/>
    <w:rsid w:val="00AA0166"/>
    <w:rsid w:val="00AA1FD4"/>
    <w:rsid w:val="00AA267E"/>
    <w:rsid w:val="00AA355E"/>
    <w:rsid w:val="00AA3A4D"/>
    <w:rsid w:val="00AA3EC4"/>
    <w:rsid w:val="00AA42A4"/>
    <w:rsid w:val="00AA5822"/>
    <w:rsid w:val="00AA5C75"/>
    <w:rsid w:val="00AA5D8F"/>
    <w:rsid w:val="00AA6D87"/>
    <w:rsid w:val="00AA7384"/>
    <w:rsid w:val="00AA756B"/>
    <w:rsid w:val="00AB02CB"/>
    <w:rsid w:val="00AB15B8"/>
    <w:rsid w:val="00AB1833"/>
    <w:rsid w:val="00AB247F"/>
    <w:rsid w:val="00AB4127"/>
    <w:rsid w:val="00AB46DD"/>
    <w:rsid w:val="00AB4F3B"/>
    <w:rsid w:val="00AB5B86"/>
    <w:rsid w:val="00AB6555"/>
    <w:rsid w:val="00AB6778"/>
    <w:rsid w:val="00AC0FFF"/>
    <w:rsid w:val="00AC1C0B"/>
    <w:rsid w:val="00AC26A5"/>
    <w:rsid w:val="00AC28BE"/>
    <w:rsid w:val="00AC2B79"/>
    <w:rsid w:val="00AC3622"/>
    <w:rsid w:val="00AC3CC4"/>
    <w:rsid w:val="00AC45A7"/>
    <w:rsid w:val="00AC4F60"/>
    <w:rsid w:val="00AC61F3"/>
    <w:rsid w:val="00AC6FBC"/>
    <w:rsid w:val="00AD11B0"/>
    <w:rsid w:val="00AD1C96"/>
    <w:rsid w:val="00AD2469"/>
    <w:rsid w:val="00AD2ADF"/>
    <w:rsid w:val="00AD2EA4"/>
    <w:rsid w:val="00AD3512"/>
    <w:rsid w:val="00AD3D68"/>
    <w:rsid w:val="00AD41DB"/>
    <w:rsid w:val="00AD43BC"/>
    <w:rsid w:val="00AD5637"/>
    <w:rsid w:val="00AD5C94"/>
    <w:rsid w:val="00AD65EC"/>
    <w:rsid w:val="00AD684A"/>
    <w:rsid w:val="00AD7257"/>
    <w:rsid w:val="00AD7619"/>
    <w:rsid w:val="00AE1A22"/>
    <w:rsid w:val="00AE1AC9"/>
    <w:rsid w:val="00AE200A"/>
    <w:rsid w:val="00AE2495"/>
    <w:rsid w:val="00AE327B"/>
    <w:rsid w:val="00AE54B5"/>
    <w:rsid w:val="00AE651E"/>
    <w:rsid w:val="00AE655B"/>
    <w:rsid w:val="00AE6CBF"/>
    <w:rsid w:val="00AE7404"/>
    <w:rsid w:val="00AE7C33"/>
    <w:rsid w:val="00AF175C"/>
    <w:rsid w:val="00AF1F89"/>
    <w:rsid w:val="00AF2F53"/>
    <w:rsid w:val="00AF496C"/>
    <w:rsid w:val="00AF6241"/>
    <w:rsid w:val="00AF7771"/>
    <w:rsid w:val="00B00B5B"/>
    <w:rsid w:val="00B011CF"/>
    <w:rsid w:val="00B01E29"/>
    <w:rsid w:val="00B01EDA"/>
    <w:rsid w:val="00B02052"/>
    <w:rsid w:val="00B02386"/>
    <w:rsid w:val="00B02E71"/>
    <w:rsid w:val="00B03873"/>
    <w:rsid w:val="00B03D68"/>
    <w:rsid w:val="00B03F04"/>
    <w:rsid w:val="00B068EF"/>
    <w:rsid w:val="00B069F1"/>
    <w:rsid w:val="00B07D2D"/>
    <w:rsid w:val="00B10403"/>
    <w:rsid w:val="00B105B2"/>
    <w:rsid w:val="00B10C4E"/>
    <w:rsid w:val="00B123C9"/>
    <w:rsid w:val="00B123D1"/>
    <w:rsid w:val="00B129E4"/>
    <w:rsid w:val="00B1330D"/>
    <w:rsid w:val="00B135B4"/>
    <w:rsid w:val="00B14116"/>
    <w:rsid w:val="00B159DD"/>
    <w:rsid w:val="00B17556"/>
    <w:rsid w:val="00B1783C"/>
    <w:rsid w:val="00B17B76"/>
    <w:rsid w:val="00B2060C"/>
    <w:rsid w:val="00B2165F"/>
    <w:rsid w:val="00B21C68"/>
    <w:rsid w:val="00B229AF"/>
    <w:rsid w:val="00B22EEE"/>
    <w:rsid w:val="00B23631"/>
    <w:rsid w:val="00B241E4"/>
    <w:rsid w:val="00B2654A"/>
    <w:rsid w:val="00B26C35"/>
    <w:rsid w:val="00B27371"/>
    <w:rsid w:val="00B27DE9"/>
    <w:rsid w:val="00B3063D"/>
    <w:rsid w:val="00B30743"/>
    <w:rsid w:val="00B30A92"/>
    <w:rsid w:val="00B315C4"/>
    <w:rsid w:val="00B35BE7"/>
    <w:rsid w:val="00B36C52"/>
    <w:rsid w:val="00B370E7"/>
    <w:rsid w:val="00B371E0"/>
    <w:rsid w:val="00B37E89"/>
    <w:rsid w:val="00B40BA2"/>
    <w:rsid w:val="00B41840"/>
    <w:rsid w:val="00B41E58"/>
    <w:rsid w:val="00B420E3"/>
    <w:rsid w:val="00B43046"/>
    <w:rsid w:val="00B434A2"/>
    <w:rsid w:val="00B45254"/>
    <w:rsid w:val="00B45BB2"/>
    <w:rsid w:val="00B4615A"/>
    <w:rsid w:val="00B46958"/>
    <w:rsid w:val="00B4780D"/>
    <w:rsid w:val="00B47966"/>
    <w:rsid w:val="00B47DB9"/>
    <w:rsid w:val="00B5040A"/>
    <w:rsid w:val="00B5082C"/>
    <w:rsid w:val="00B50D45"/>
    <w:rsid w:val="00B52172"/>
    <w:rsid w:val="00B521B5"/>
    <w:rsid w:val="00B53907"/>
    <w:rsid w:val="00B54617"/>
    <w:rsid w:val="00B603FA"/>
    <w:rsid w:val="00B60EFA"/>
    <w:rsid w:val="00B61E7B"/>
    <w:rsid w:val="00B62141"/>
    <w:rsid w:val="00B628C4"/>
    <w:rsid w:val="00B638FA"/>
    <w:rsid w:val="00B64B22"/>
    <w:rsid w:val="00B65095"/>
    <w:rsid w:val="00B65D1D"/>
    <w:rsid w:val="00B667E3"/>
    <w:rsid w:val="00B667E9"/>
    <w:rsid w:val="00B66F6D"/>
    <w:rsid w:val="00B67388"/>
    <w:rsid w:val="00B70293"/>
    <w:rsid w:val="00B702AA"/>
    <w:rsid w:val="00B71872"/>
    <w:rsid w:val="00B71B5A"/>
    <w:rsid w:val="00B72D16"/>
    <w:rsid w:val="00B73E6F"/>
    <w:rsid w:val="00B749D1"/>
    <w:rsid w:val="00B803B5"/>
    <w:rsid w:val="00B808D6"/>
    <w:rsid w:val="00B810FB"/>
    <w:rsid w:val="00B81E85"/>
    <w:rsid w:val="00B825F3"/>
    <w:rsid w:val="00B85436"/>
    <w:rsid w:val="00B87459"/>
    <w:rsid w:val="00B90C37"/>
    <w:rsid w:val="00B936B7"/>
    <w:rsid w:val="00B9382E"/>
    <w:rsid w:val="00B939F3"/>
    <w:rsid w:val="00B94495"/>
    <w:rsid w:val="00B958E0"/>
    <w:rsid w:val="00B960DC"/>
    <w:rsid w:val="00B9756A"/>
    <w:rsid w:val="00B975A9"/>
    <w:rsid w:val="00BA28D6"/>
    <w:rsid w:val="00BA304D"/>
    <w:rsid w:val="00BA39FD"/>
    <w:rsid w:val="00BA54F3"/>
    <w:rsid w:val="00BA5E38"/>
    <w:rsid w:val="00BA6FD0"/>
    <w:rsid w:val="00BA7D00"/>
    <w:rsid w:val="00BB005A"/>
    <w:rsid w:val="00BB16F7"/>
    <w:rsid w:val="00BB304E"/>
    <w:rsid w:val="00BB3244"/>
    <w:rsid w:val="00BB45A8"/>
    <w:rsid w:val="00BB4970"/>
    <w:rsid w:val="00BB49FF"/>
    <w:rsid w:val="00BB6075"/>
    <w:rsid w:val="00BB6F98"/>
    <w:rsid w:val="00BC00E8"/>
    <w:rsid w:val="00BC4326"/>
    <w:rsid w:val="00BC541F"/>
    <w:rsid w:val="00BC6D91"/>
    <w:rsid w:val="00BD0124"/>
    <w:rsid w:val="00BD0590"/>
    <w:rsid w:val="00BD067F"/>
    <w:rsid w:val="00BD1CA6"/>
    <w:rsid w:val="00BD3A0F"/>
    <w:rsid w:val="00BD40C1"/>
    <w:rsid w:val="00BD4ED7"/>
    <w:rsid w:val="00BD5681"/>
    <w:rsid w:val="00BD58FB"/>
    <w:rsid w:val="00BD6189"/>
    <w:rsid w:val="00BD6230"/>
    <w:rsid w:val="00BD6CAD"/>
    <w:rsid w:val="00BE07AC"/>
    <w:rsid w:val="00BE11F0"/>
    <w:rsid w:val="00BE1641"/>
    <w:rsid w:val="00BE3228"/>
    <w:rsid w:val="00BE40D9"/>
    <w:rsid w:val="00BE5EB1"/>
    <w:rsid w:val="00BE5EB3"/>
    <w:rsid w:val="00BE6A96"/>
    <w:rsid w:val="00BE7C47"/>
    <w:rsid w:val="00BF0AF5"/>
    <w:rsid w:val="00BF2D76"/>
    <w:rsid w:val="00BF2DB3"/>
    <w:rsid w:val="00BF3416"/>
    <w:rsid w:val="00BF4C54"/>
    <w:rsid w:val="00BF6AFB"/>
    <w:rsid w:val="00BF6EF0"/>
    <w:rsid w:val="00BF7181"/>
    <w:rsid w:val="00BF7714"/>
    <w:rsid w:val="00BF7F64"/>
    <w:rsid w:val="00C00E03"/>
    <w:rsid w:val="00C030FA"/>
    <w:rsid w:val="00C038D2"/>
    <w:rsid w:val="00C048DB"/>
    <w:rsid w:val="00C05F39"/>
    <w:rsid w:val="00C0629D"/>
    <w:rsid w:val="00C079D5"/>
    <w:rsid w:val="00C100FB"/>
    <w:rsid w:val="00C109DA"/>
    <w:rsid w:val="00C112F9"/>
    <w:rsid w:val="00C12BC5"/>
    <w:rsid w:val="00C130E1"/>
    <w:rsid w:val="00C133DE"/>
    <w:rsid w:val="00C137E1"/>
    <w:rsid w:val="00C13BA2"/>
    <w:rsid w:val="00C14A5D"/>
    <w:rsid w:val="00C15C7F"/>
    <w:rsid w:val="00C15D39"/>
    <w:rsid w:val="00C1682F"/>
    <w:rsid w:val="00C16E84"/>
    <w:rsid w:val="00C17131"/>
    <w:rsid w:val="00C20063"/>
    <w:rsid w:val="00C21134"/>
    <w:rsid w:val="00C23011"/>
    <w:rsid w:val="00C242E0"/>
    <w:rsid w:val="00C245C3"/>
    <w:rsid w:val="00C2543D"/>
    <w:rsid w:val="00C25B5A"/>
    <w:rsid w:val="00C26182"/>
    <w:rsid w:val="00C27B68"/>
    <w:rsid w:val="00C30DA6"/>
    <w:rsid w:val="00C30ECE"/>
    <w:rsid w:val="00C321E9"/>
    <w:rsid w:val="00C32830"/>
    <w:rsid w:val="00C33948"/>
    <w:rsid w:val="00C3410F"/>
    <w:rsid w:val="00C364A2"/>
    <w:rsid w:val="00C36A54"/>
    <w:rsid w:val="00C37175"/>
    <w:rsid w:val="00C3746E"/>
    <w:rsid w:val="00C37591"/>
    <w:rsid w:val="00C37C77"/>
    <w:rsid w:val="00C408BC"/>
    <w:rsid w:val="00C410F5"/>
    <w:rsid w:val="00C412BA"/>
    <w:rsid w:val="00C425F2"/>
    <w:rsid w:val="00C42FFC"/>
    <w:rsid w:val="00C448F5"/>
    <w:rsid w:val="00C449CF"/>
    <w:rsid w:val="00C44A65"/>
    <w:rsid w:val="00C4597C"/>
    <w:rsid w:val="00C45FED"/>
    <w:rsid w:val="00C46192"/>
    <w:rsid w:val="00C461E5"/>
    <w:rsid w:val="00C4681B"/>
    <w:rsid w:val="00C46C00"/>
    <w:rsid w:val="00C46DDF"/>
    <w:rsid w:val="00C474BC"/>
    <w:rsid w:val="00C477B7"/>
    <w:rsid w:val="00C47AF7"/>
    <w:rsid w:val="00C513DC"/>
    <w:rsid w:val="00C51D0F"/>
    <w:rsid w:val="00C522F0"/>
    <w:rsid w:val="00C525AA"/>
    <w:rsid w:val="00C537A2"/>
    <w:rsid w:val="00C542A7"/>
    <w:rsid w:val="00C54944"/>
    <w:rsid w:val="00C55000"/>
    <w:rsid w:val="00C55062"/>
    <w:rsid w:val="00C5606A"/>
    <w:rsid w:val="00C56D5D"/>
    <w:rsid w:val="00C56E2A"/>
    <w:rsid w:val="00C56E6A"/>
    <w:rsid w:val="00C62E0C"/>
    <w:rsid w:val="00C63638"/>
    <w:rsid w:val="00C63840"/>
    <w:rsid w:val="00C64B90"/>
    <w:rsid w:val="00C65984"/>
    <w:rsid w:val="00C66B15"/>
    <w:rsid w:val="00C6746E"/>
    <w:rsid w:val="00C745C0"/>
    <w:rsid w:val="00C74FB3"/>
    <w:rsid w:val="00C752B9"/>
    <w:rsid w:val="00C75F3B"/>
    <w:rsid w:val="00C77084"/>
    <w:rsid w:val="00C8018E"/>
    <w:rsid w:val="00C806CF"/>
    <w:rsid w:val="00C81093"/>
    <w:rsid w:val="00C819E1"/>
    <w:rsid w:val="00C83963"/>
    <w:rsid w:val="00C83EE9"/>
    <w:rsid w:val="00C84453"/>
    <w:rsid w:val="00C845D8"/>
    <w:rsid w:val="00C84C7C"/>
    <w:rsid w:val="00C872D0"/>
    <w:rsid w:val="00C87CD1"/>
    <w:rsid w:val="00C93280"/>
    <w:rsid w:val="00C9438D"/>
    <w:rsid w:val="00C96970"/>
    <w:rsid w:val="00C96979"/>
    <w:rsid w:val="00C9721C"/>
    <w:rsid w:val="00C9737D"/>
    <w:rsid w:val="00CA0082"/>
    <w:rsid w:val="00CA0CBF"/>
    <w:rsid w:val="00CA198A"/>
    <w:rsid w:val="00CA2312"/>
    <w:rsid w:val="00CA28F1"/>
    <w:rsid w:val="00CA38E3"/>
    <w:rsid w:val="00CA3BB5"/>
    <w:rsid w:val="00CA42BF"/>
    <w:rsid w:val="00CA468D"/>
    <w:rsid w:val="00CA4F5B"/>
    <w:rsid w:val="00CA56A7"/>
    <w:rsid w:val="00CB0787"/>
    <w:rsid w:val="00CB0794"/>
    <w:rsid w:val="00CB1592"/>
    <w:rsid w:val="00CB15C5"/>
    <w:rsid w:val="00CB2913"/>
    <w:rsid w:val="00CB4274"/>
    <w:rsid w:val="00CB4C90"/>
    <w:rsid w:val="00CB4D0D"/>
    <w:rsid w:val="00CB7121"/>
    <w:rsid w:val="00CB720E"/>
    <w:rsid w:val="00CB743B"/>
    <w:rsid w:val="00CB76C1"/>
    <w:rsid w:val="00CB7B87"/>
    <w:rsid w:val="00CC1BE4"/>
    <w:rsid w:val="00CC233B"/>
    <w:rsid w:val="00CC296A"/>
    <w:rsid w:val="00CC3B46"/>
    <w:rsid w:val="00CC470E"/>
    <w:rsid w:val="00CC53EE"/>
    <w:rsid w:val="00CC7489"/>
    <w:rsid w:val="00CC7B14"/>
    <w:rsid w:val="00CC7B16"/>
    <w:rsid w:val="00CC7C5D"/>
    <w:rsid w:val="00CD05C2"/>
    <w:rsid w:val="00CD0F89"/>
    <w:rsid w:val="00CD12CD"/>
    <w:rsid w:val="00CD1318"/>
    <w:rsid w:val="00CD1E17"/>
    <w:rsid w:val="00CD2078"/>
    <w:rsid w:val="00CD2CD3"/>
    <w:rsid w:val="00CD3192"/>
    <w:rsid w:val="00CD3567"/>
    <w:rsid w:val="00CD360F"/>
    <w:rsid w:val="00CD4129"/>
    <w:rsid w:val="00CD4156"/>
    <w:rsid w:val="00CD4400"/>
    <w:rsid w:val="00CD46A9"/>
    <w:rsid w:val="00CD4847"/>
    <w:rsid w:val="00CD4C31"/>
    <w:rsid w:val="00CD5358"/>
    <w:rsid w:val="00CD63F4"/>
    <w:rsid w:val="00CE034E"/>
    <w:rsid w:val="00CE0A7F"/>
    <w:rsid w:val="00CE149E"/>
    <w:rsid w:val="00CE2D4C"/>
    <w:rsid w:val="00CE36BD"/>
    <w:rsid w:val="00CE4EDB"/>
    <w:rsid w:val="00CE5691"/>
    <w:rsid w:val="00CE5869"/>
    <w:rsid w:val="00CE5CA6"/>
    <w:rsid w:val="00CE6194"/>
    <w:rsid w:val="00CE6628"/>
    <w:rsid w:val="00CE6705"/>
    <w:rsid w:val="00CE78D5"/>
    <w:rsid w:val="00CF1100"/>
    <w:rsid w:val="00CF141F"/>
    <w:rsid w:val="00CF14F1"/>
    <w:rsid w:val="00CF36FD"/>
    <w:rsid w:val="00CF3E20"/>
    <w:rsid w:val="00CF78B3"/>
    <w:rsid w:val="00CF7F98"/>
    <w:rsid w:val="00D007B7"/>
    <w:rsid w:val="00D00A0F"/>
    <w:rsid w:val="00D020BF"/>
    <w:rsid w:val="00D02625"/>
    <w:rsid w:val="00D03892"/>
    <w:rsid w:val="00D03E24"/>
    <w:rsid w:val="00D0447B"/>
    <w:rsid w:val="00D05321"/>
    <w:rsid w:val="00D05A17"/>
    <w:rsid w:val="00D06A51"/>
    <w:rsid w:val="00D071D1"/>
    <w:rsid w:val="00D073E7"/>
    <w:rsid w:val="00D07A92"/>
    <w:rsid w:val="00D105A8"/>
    <w:rsid w:val="00D106DE"/>
    <w:rsid w:val="00D111FF"/>
    <w:rsid w:val="00D11BD1"/>
    <w:rsid w:val="00D12200"/>
    <w:rsid w:val="00D122B4"/>
    <w:rsid w:val="00D12C24"/>
    <w:rsid w:val="00D12E2C"/>
    <w:rsid w:val="00D13ECE"/>
    <w:rsid w:val="00D15BB1"/>
    <w:rsid w:val="00D1615B"/>
    <w:rsid w:val="00D16E9A"/>
    <w:rsid w:val="00D20014"/>
    <w:rsid w:val="00D20071"/>
    <w:rsid w:val="00D20ADB"/>
    <w:rsid w:val="00D21120"/>
    <w:rsid w:val="00D21429"/>
    <w:rsid w:val="00D21DB6"/>
    <w:rsid w:val="00D23166"/>
    <w:rsid w:val="00D231E0"/>
    <w:rsid w:val="00D23954"/>
    <w:rsid w:val="00D241F8"/>
    <w:rsid w:val="00D25416"/>
    <w:rsid w:val="00D255C6"/>
    <w:rsid w:val="00D26F60"/>
    <w:rsid w:val="00D274BC"/>
    <w:rsid w:val="00D27C2D"/>
    <w:rsid w:val="00D30FD6"/>
    <w:rsid w:val="00D32A54"/>
    <w:rsid w:val="00D3322A"/>
    <w:rsid w:val="00D344D3"/>
    <w:rsid w:val="00D34A1E"/>
    <w:rsid w:val="00D35CAA"/>
    <w:rsid w:val="00D3632A"/>
    <w:rsid w:val="00D36A52"/>
    <w:rsid w:val="00D371C2"/>
    <w:rsid w:val="00D372CC"/>
    <w:rsid w:val="00D37471"/>
    <w:rsid w:val="00D403BA"/>
    <w:rsid w:val="00D4105B"/>
    <w:rsid w:val="00D419F8"/>
    <w:rsid w:val="00D4342C"/>
    <w:rsid w:val="00D45B0C"/>
    <w:rsid w:val="00D47380"/>
    <w:rsid w:val="00D473C2"/>
    <w:rsid w:val="00D47624"/>
    <w:rsid w:val="00D5034E"/>
    <w:rsid w:val="00D5092B"/>
    <w:rsid w:val="00D509CB"/>
    <w:rsid w:val="00D52B7E"/>
    <w:rsid w:val="00D5468C"/>
    <w:rsid w:val="00D54AAC"/>
    <w:rsid w:val="00D5556A"/>
    <w:rsid w:val="00D55A46"/>
    <w:rsid w:val="00D55B95"/>
    <w:rsid w:val="00D55C96"/>
    <w:rsid w:val="00D57861"/>
    <w:rsid w:val="00D57F53"/>
    <w:rsid w:val="00D600A5"/>
    <w:rsid w:val="00D60B85"/>
    <w:rsid w:val="00D61CEA"/>
    <w:rsid w:val="00D62433"/>
    <w:rsid w:val="00D646E3"/>
    <w:rsid w:val="00D6503E"/>
    <w:rsid w:val="00D65BBD"/>
    <w:rsid w:val="00D65E8E"/>
    <w:rsid w:val="00D660C0"/>
    <w:rsid w:val="00D6658F"/>
    <w:rsid w:val="00D668EE"/>
    <w:rsid w:val="00D66D2C"/>
    <w:rsid w:val="00D67032"/>
    <w:rsid w:val="00D70AC3"/>
    <w:rsid w:val="00D71280"/>
    <w:rsid w:val="00D74E86"/>
    <w:rsid w:val="00D75784"/>
    <w:rsid w:val="00D766DA"/>
    <w:rsid w:val="00D7732E"/>
    <w:rsid w:val="00D7762E"/>
    <w:rsid w:val="00D80717"/>
    <w:rsid w:val="00D8081D"/>
    <w:rsid w:val="00D80830"/>
    <w:rsid w:val="00D80FC3"/>
    <w:rsid w:val="00D81DA4"/>
    <w:rsid w:val="00D82B4B"/>
    <w:rsid w:val="00D83607"/>
    <w:rsid w:val="00D846EB"/>
    <w:rsid w:val="00D84C00"/>
    <w:rsid w:val="00D84ECB"/>
    <w:rsid w:val="00D85506"/>
    <w:rsid w:val="00D85679"/>
    <w:rsid w:val="00D861DD"/>
    <w:rsid w:val="00D868DD"/>
    <w:rsid w:val="00D86E4A"/>
    <w:rsid w:val="00D86E85"/>
    <w:rsid w:val="00D879A9"/>
    <w:rsid w:val="00D87F7F"/>
    <w:rsid w:val="00D91238"/>
    <w:rsid w:val="00D9140F"/>
    <w:rsid w:val="00D91B9A"/>
    <w:rsid w:val="00D9363A"/>
    <w:rsid w:val="00D93EB5"/>
    <w:rsid w:val="00D95DFE"/>
    <w:rsid w:val="00DA1B12"/>
    <w:rsid w:val="00DA1D80"/>
    <w:rsid w:val="00DA338F"/>
    <w:rsid w:val="00DA5205"/>
    <w:rsid w:val="00DA5353"/>
    <w:rsid w:val="00DA7268"/>
    <w:rsid w:val="00DA727A"/>
    <w:rsid w:val="00DA75C4"/>
    <w:rsid w:val="00DA7B08"/>
    <w:rsid w:val="00DB0524"/>
    <w:rsid w:val="00DB0C87"/>
    <w:rsid w:val="00DB1A51"/>
    <w:rsid w:val="00DB2407"/>
    <w:rsid w:val="00DB3198"/>
    <w:rsid w:val="00DB4676"/>
    <w:rsid w:val="00DB47D6"/>
    <w:rsid w:val="00DB4A7B"/>
    <w:rsid w:val="00DB4DE2"/>
    <w:rsid w:val="00DB52AC"/>
    <w:rsid w:val="00DB63E2"/>
    <w:rsid w:val="00DB704B"/>
    <w:rsid w:val="00DB7545"/>
    <w:rsid w:val="00DB759A"/>
    <w:rsid w:val="00DC0009"/>
    <w:rsid w:val="00DC1C3E"/>
    <w:rsid w:val="00DC234C"/>
    <w:rsid w:val="00DC422A"/>
    <w:rsid w:val="00DC473B"/>
    <w:rsid w:val="00DC4994"/>
    <w:rsid w:val="00DC5186"/>
    <w:rsid w:val="00DC568E"/>
    <w:rsid w:val="00DC602E"/>
    <w:rsid w:val="00DC6674"/>
    <w:rsid w:val="00DD01AE"/>
    <w:rsid w:val="00DD02E7"/>
    <w:rsid w:val="00DD04CF"/>
    <w:rsid w:val="00DD04EF"/>
    <w:rsid w:val="00DD0F4A"/>
    <w:rsid w:val="00DD11CB"/>
    <w:rsid w:val="00DD18F9"/>
    <w:rsid w:val="00DD1E68"/>
    <w:rsid w:val="00DD2067"/>
    <w:rsid w:val="00DD29E8"/>
    <w:rsid w:val="00DD3CB2"/>
    <w:rsid w:val="00DD62AC"/>
    <w:rsid w:val="00DD630E"/>
    <w:rsid w:val="00DD66D4"/>
    <w:rsid w:val="00DD722E"/>
    <w:rsid w:val="00DD79C1"/>
    <w:rsid w:val="00DD7B84"/>
    <w:rsid w:val="00DE0A1C"/>
    <w:rsid w:val="00DE11E1"/>
    <w:rsid w:val="00DE24D6"/>
    <w:rsid w:val="00DE522F"/>
    <w:rsid w:val="00DE52F6"/>
    <w:rsid w:val="00DE5BBE"/>
    <w:rsid w:val="00DE74F1"/>
    <w:rsid w:val="00DF05F0"/>
    <w:rsid w:val="00DF093A"/>
    <w:rsid w:val="00DF0D58"/>
    <w:rsid w:val="00DF18AE"/>
    <w:rsid w:val="00DF2474"/>
    <w:rsid w:val="00DF2A3F"/>
    <w:rsid w:val="00DF2ABE"/>
    <w:rsid w:val="00DF4111"/>
    <w:rsid w:val="00DF7977"/>
    <w:rsid w:val="00E01449"/>
    <w:rsid w:val="00E01488"/>
    <w:rsid w:val="00E018B6"/>
    <w:rsid w:val="00E02D67"/>
    <w:rsid w:val="00E037AE"/>
    <w:rsid w:val="00E03D23"/>
    <w:rsid w:val="00E045DD"/>
    <w:rsid w:val="00E05E64"/>
    <w:rsid w:val="00E07970"/>
    <w:rsid w:val="00E07F09"/>
    <w:rsid w:val="00E104F9"/>
    <w:rsid w:val="00E10CD2"/>
    <w:rsid w:val="00E118FC"/>
    <w:rsid w:val="00E12AF2"/>
    <w:rsid w:val="00E14959"/>
    <w:rsid w:val="00E15174"/>
    <w:rsid w:val="00E15371"/>
    <w:rsid w:val="00E153D2"/>
    <w:rsid w:val="00E1B0A1"/>
    <w:rsid w:val="00E20B12"/>
    <w:rsid w:val="00E20EB3"/>
    <w:rsid w:val="00E22119"/>
    <w:rsid w:val="00E22529"/>
    <w:rsid w:val="00E232E7"/>
    <w:rsid w:val="00E235D7"/>
    <w:rsid w:val="00E249EE"/>
    <w:rsid w:val="00E25267"/>
    <w:rsid w:val="00E271B9"/>
    <w:rsid w:val="00E273BA"/>
    <w:rsid w:val="00E27C55"/>
    <w:rsid w:val="00E27FEE"/>
    <w:rsid w:val="00E32699"/>
    <w:rsid w:val="00E329BA"/>
    <w:rsid w:val="00E32E14"/>
    <w:rsid w:val="00E32F1B"/>
    <w:rsid w:val="00E35DA5"/>
    <w:rsid w:val="00E3706A"/>
    <w:rsid w:val="00E4008F"/>
    <w:rsid w:val="00E41F52"/>
    <w:rsid w:val="00E42772"/>
    <w:rsid w:val="00E4298A"/>
    <w:rsid w:val="00E43465"/>
    <w:rsid w:val="00E4403F"/>
    <w:rsid w:val="00E4576D"/>
    <w:rsid w:val="00E45C76"/>
    <w:rsid w:val="00E45CA4"/>
    <w:rsid w:val="00E46A4D"/>
    <w:rsid w:val="00E46A9D"/>
    <w:rsid w:val="00E47801"/>
    <w:rsid w:val="00E47991"/>
    <w:rsid w:val="00E501C5"/>
    <w:rsid w:val="00E50E23"/>
    <w:rsid w:val="00E51E0C"/>
    <w:rsid w:val="00E5210F"/>
    <w:rsid w:val="00E52E9A"/>
    <w:rsid w:val="00E52F2A"/>
    <w:rsid w:val="00E53BF8"/>
    <w:rsid w:val="00E5549C"/>
    <w:rsid w:val="00E559F4"/>
    <w:rsid w:val="00E57BC3"/>
    <w:rsid w:val="00E57CAE"/>
    <w:rsid w:val="00E60386"/>
    <w:rsid w:val="00E61EA8"/>
    <w:rsid w:val="00E62332"/>
    <w:rsid w:val="00E6286A"/>
    <w:rsid w:val="00E629D7"/>
    <w:rsid w:val="00E63CE8"/>
    <w:rsid w:val="00E63F59"/>
    <w:rsid w:val="00E65073"/>
    <w:rsid w:val="00E653D4"/>
    <w:rsid w:val="00E6614A"/>
    <w:rsid w:val="00E66221"/>
    <w:rsid w:val="00E67316"/>
    <w:rsid w:val="00E67877"/>
    <w:rsid w:val="00E70E4C"/>
    <w:rsid w:val="00E718CA"/>
    <w:rsid w:val="00E71976"/>
    <w:rsid w:val="00E7225A"/>
    <w:rsid w:val="00E731A2"/>
    <w:rsid w:val="00E74D53"/>
    <w:rsid w:val="00E759BF"/>
    <w:rsid w:val="00E76C62"/>
    <w:rsid w:val="00E770BF"/>
    <w:rsid w:val="00E77A7B"/>
    <w:rsid w:val="00E8069D"/>
    <w:rsid w:val="00E81207"/>
    <w:rsid w:val="00E828EA"/>
    <w:rsid w:val="00E829A2"/>
    <w:rsid w:val="00E83123"/>
    <w:rsid w:val="00E83307"/>
    <w:rsid w:val="00E835B0"/>
    <w:rsid w:val="00E83BDB"/>
    <w:rsid w:val="00E86A9C"/>
    <w:rsid w:val="00E86FAC"/>
    <w:rsid w:val="00E8707A"/>
    <w:rsid w:val="00E908A3"/>
    <w:rsid w:val="00E91C8F"/>
    <w:rsid w:val="00E931B0"/>
    <w:rsid w:val="00E9397D"/>
    <w:rsid w:val="00E94B34"/>
    <w:rsid w:val="00E94B4C"/>
    <w:rsid w:val="00E957EE"/>
    <w:rsid w:val="00E96DE7"/>
    <w:rsid w:val="00E97C37"/>
    <w:rsid w:val="00E97DB3"/>
    <w:rsid w:val="00E97E2B"/>
    <w:rsid w:val="00EA01B3"/>
    <w:rsid w:val="00EA020E"/>
    <w:rsid w:val="00EA176D"/>
    <w:rsid w:val="00EA1C38"/>
    <w:rsid w:val="00EA21BE"/>
    <w:rsid w:val="00EA3EB2"/>
    <w:rsid w:val="00EA462F"/>
    <w:rsid w:val="00EA56C8"/>
    <w:rsid w:val="00EA6448"/>
    <w:rsid w:val="00EA6C91"/>
    <w:rsid w:val="00EA6EDF"/>
    <w:rsid w:val="00EA7B92"/>
    <w:rsid w:val="00EB0265"/>
    <w:rsid w:val="00EB0C8F"/>
    <w:rsid w:val="00EB1178"/>
    <w:rsid w:val="00EB33EB"/>
    <w:rsid w:val="00EB5047"/>
    <w:rsid w:val="00EB52F1"/>
    <w:rsid w:val="00EB5346"/>
    <w:rsid w:val="00EB718D"/>
    <w:rsid w:val="00EB7BDA"/>
    <w:rsid w:val="00EC0738"/>
    <w:rsid w:val="00EC09A7"/>
    <w:rsid w:val="00EC16DB"/>
    <w:rsid w:val="00EC2247"/>
    <w:rsid w:val="00EC26CF"/>
    <w:rsid w:val="00EC2889"/>
    <w:rsid w:val="00EC48DB"/>
    <w:rsid w:val="00EC4D42"/>
    <w:rsid w:val="00EC4F9E"/>
    <w:rsid w:val="00EC5045"/>
    <w:rsid w:val="00EC5182"/>
    <w:rsid w:val="00EC5500"/>
    <w:rsid w:val="00EC5A25"/>
    <w:rsid w:val="00EC61CA"/>
    <w:rsid w:val="00EC6498"/>
    <w:rsid w:val="00EC669B"/>
    <w:rsid w:val="00ED158E"/>
    <w:rsid w:val="00ED1A3A"/>
    <w:rsid w:val="00ED2A4E"/>
    <w:rsid w:val="00ED37B8"/>
    <w:rsid w:val="00ED3E37"/>
    <w:rsid w:val="00ED4058"/>
    <w:rsid w:val="00ED7645"/>
    <w:rsid w:val="00ED76C0"/>
    <w:rsid w:val="00EE06AC"/>
    <w:rsid w:val="00EE2FFB"/>
    <w:rsid w:val="00EE52F0"/>
    <w:rsid w:val="00EE5A13"/>
    <w:rsid w:val="00EE6A8B"/>
    <w:rsid w:val="00EE6B1F"/>
    <w:rsid w:val="00EE765A"/>
    <w:rsid w:val="00EF0212"/>
    <w:rsid w:val="00EF1E84"/>
    <w:rsid w:val="00EF219F"/>
    <w:rsid w:val="00EF2298"/>
    <w:rsid w:val="00EF33B3"/>
    <w:rsid w:val="00EF487D"/>
    <w:rsid w:val="00EF53CB"/>
    <w:rsid w:val="00EF5BDB"/>
    <w:rsid w:val="00EF5C14"/>
    <w:rsid w:val="00EF6120"/>
    <w:rsid w:val="00EF6885"/>
    <w:rsid w:val="00EF70E8"/>
    <w:rsid w:val="00EF7A21"/>
    <w:rsid w:val="00F00277"/>
    <w:rsid w:val="00F0046B"/>
    <w:rsid w:val="00F00A4B"/>
    <w:rsid w:val="00F01A1C"/>
    <w:rsid w:val="00F02764"/>
    <w:rsid w:val="00F02C9B"/>
    <w:rsid w:val="00F04100"/>
    <w:rsid w:val="00F047C1"/>
    <w:rsid w:val="00F05773"/>
    <w:rsid w:val="00F06E75"/>
    <w:rsid w:val="00F071A7"/>
    <w:rsid w:val="00F07321"/>
    <w:rsid w:val="00F074BD"/>
    <w:rsid w:val="00F11514"/>
    <w:rsid w:val="00F117D0"/>
    <w:rsid w:val="00F1183A"/>
    <w:rsid w:val="00F118B4"/>
    <w:rsid w:val="00F11B94"/>
    <w:rsid w:val="00F11BAC"/>
    <w:rsid w:val="00F11F72"/>
    <w:rsid w:val="00F123AF"/>
    <w:rsid w:val="00F15D2B"/>
    <w:rsid w:val="00F1686F"/>
    <w:rsid w:val="00F16901"/>
    <w:rsid w:val="00F16E8A"/>
    <w:rsid w:val="00F16FC3"/>
    <w:rsid w:val="00F20C60"/>
    <w:rsid w:val="00F2294A"/>
    <w:rsid w:val="00F23A0F"/>
    <w:rsid w:val="00F23A56"/>
    <w:rsid w:val="00F23DED"/>
    <w:rsid w:val="00F2426F"/>
    <w:rsid w:val="00F24660"/>
    <w:rsid w:val="00F268F3"/>
    <w:rsid w:val="00F26F71"/>
    <w:rsid w:val="00F27D05"/>
    <w:rsid w:val="00F30420"/>
    <w:rsid w:val="00F31CA8"/>
    <w:rsid w:val="00F32432"/>
    <w:rsid w:val="00F336D8"/>
    <w:rsid w:val="00F3514C"/>
    <w:rsid w:val="00F352D1"/>
    <w:rsid w:val="00F356BA"/>
    <w:rsid w:val="00F359AE"/>
    <w:rsid w:val="00F3740D"/>
    <w:rsid w:val="00F37907"/>
    <w:rsid w:val="00F417EB"/>
    <w:rsid w:val="00F41C90"/>
    <w:rsid w:val="00F41E48"/>
    <w:rsid w:val="00F42054"/>
    <w:rsid w:val="00F422DC"/>
    <w:rsid w:val="00F42FFC"/>
    <w:rsid w:val="00F431E8"/>
    <w:rsid w:val="00F4367F"/>
    <w:rsid w:val="00F436B4"/>
    <w:rsid w:val="00F45954"/>
    <w:rsid w:val="00F45AB2"/>
    <w:rsid w:val="00F45D1C"/>
    <w:rsid w:val="00F46784"/>
    <w:rsid w:val="00F478C9"/>
    <w:rsid w:val="00F50196"/>
    <w:rsid w:val="00F506E8"/>
    <w:rsid w:val="00F5078E"/>
    <w:rsid w:val="00F50B4B"/>
    <w:rsid w:val="00F511BD"/>
    <w:rsid w:val="00F5173D"/>
    <w:rsid w:val="00F51EA0"/>
    <w:rsid w:val="00F52680"/>
    <w:rsid w:val="00F530EE"/>
    <w:rsid w:val="00F533ED"/>
    <w:rsid w:val="00F5448D"/>
    <w:rsid w:val="00F54C9B"/>
    <w:rsid w:val="00F55DD8"/>
    <w:rsid w:val="00F5647F"/>
    <w:rsid w:val="00F56B5C"/>
    <w:rsid w:val="00F60D84"/>
    <w:rsid w:val="00F61237"/>
    <w:rsid w:val="00F61574"/>
    <w:rsid w:val="00F63633"/>
    <w:rsid w:val="00F649C8"/>
    <w:rsid w:val="00F64FAF"/>
    <w:rsid w:val="00F6558A"/>
    <w:rsid w:val="00F65AF3"/>
    <w:rsid w:val="00F65E38"/>
    <w:rsid w:val="00F661BC"/>
    <w:rsid w:val="00F7036C"/>
    <w:rsid w:val="00F71770"/>
    <w:rsid w:val="00F729F2"/>
    <w:rsid w:val="00F73B8F"/>
    <w:rsid w:val="00F73C72"/>
    <w:rsid w:val="00F7411A"/>
    <w:rsid w:val="00F74D70"/>
    <w:rsid w:val="00F75972"/>
    <w:rsid w:val="00F759AA"/>
    <w:rsid w:val="00F75A5B"/>
    <w:rsid w:val="00F75FE0"/>
    <w:rsid w:val="00F7756F"/>
    <w:rsid w:val="00F777BD"/>
    <w:rsid w:val="00F77DB7"/>
    <w:rsid w:val="00F77FCD"/>
    <w:rsid w:val="00F80964"/>
    <w:rsid w:val="00F80B5C"/>
    <w:rsid w:val="00F81782"/>
    <w:rsid w:val="00F82122"/>
    <w:rsid w:val="00F822EA"/>
    <w:rsid w:val="00F82AED"/>
    <w:rsid w:val="00F82FC0"/>
    <w:rsid w:val="00F849D9"/>
    <w:rsid w:val="00F84F95"/>
    <w:rsid w:val="00F858D9"/>
    <w:rsid w:val="00F85A37"/>
    <w:rsid w:val="00F86440"/>
    <w:rsid w:val="00F868A2"/>
    <w:rsid w:val="00F86B87"/>
    <w:rsid w:val="00F87A9F"/>
    <w:rsid w:val="00F87B20"/>
    <w:rsid w:val="00F90EB5"/>
    <w:rsid w:val="00F91216"/>
    <w:rsid w:val="00F9135B"/>
    <w:rsid w:val="00F92F3E"/>
    <w:rsid w:val="00F94E38"/>
    <w:rsid w:val="00F95290"/>
    <w:rsid w:val="00F95411"/>
    <w:rsid w:val="00F96183"/>
    <w:rsid w:val="00F9657F"/>
    <w:rsid w:val="00FA05B5"/>
    <w:rsid w:val="00FA0AB1"/>
    <w:rsid w:val="00FA17B9"/>
    <w:rsid w:val="00FA2AE9"/>
    <w:rsid w:val="00FA3637"/>
    <w:rsid w:val="00FA4346"/>
    <w:rsid w:val="00FA5917"/>
    <w:rsid w:val="00FA78D5"/>
    <w:rsid w:val="00FB0C5B"/>
    <w:rsid w:val="00FB11C5"/>
    <w:rsid w:val="00FB1D16"/>
    <w:rsid w:val="00FB1E94"/>
    <w:rsid w:val="00FB299A"/>
    <w:rsid w:val="00FB54B0"/>
    <w:rsid w:val="00FB59A9"/>
    <w:rsid w:val="00FB5A7E"/>
    <w:rsid w:val="00FB6D98"/>
    <w:rsid w:val="00FB75C1"/>
    <w:rsid w:val="00FB77DE"/>
    <w:rsid w:val="00FB7F0E"/>
    <w:rsid w:val="00FC0141"/>
    <w:rsid w:val="00FC0228"/>
    <w:rsid w:val="00FC03FE"/>
    <w:rsid w:val="00FC0B82"/>
    <w:rsid w:val="00FC26EE"/>
    <w:rsid w:val="00FC27EF"/>
    <w:rsid w:val="00FC2960"/>
    <w:rsid w:val="00FC4603"/>
    <w:rsid w:val="00FC461A"/>
    <w:rsid w:val="00FC4D9A"/>
    <w:rsid w:val="00FC4E4B"/>
    <w:rsid w:val="00FC54B3"/>
    <w:rsid w:val="00FC54F9"/>
    <w:rsid w:val="00FC553F"/>
    <w:rsid w:val="00FC5696"/>
    <w:rsid w:val="00FC7867"/>
    <w:rsid w:val="00FD06AF"/>
    <w:rsid w:val="00FD0A80"/>
    <w:rsid w:val="00FD41AA"/>
    <w:rsid w:val="00FD4FA7"/>
    <w:rsid w:val="00FD5969"/>
    <w:rsid w:val="00FD596A"/>
    <w:rsid w:val="00FD61D8"/>
    <w:rsid w:val="00FD634B"/>
    <w:rsid w:val="00FD63CB"/>
    <w:rsid w:val="00FD685A"/>
    <w:rsid w:val="00FD687A"/>
    <w:rsid w:val="00FD76CA"/>
    <w:rsid w:val="00FE2830"/>
    <w:rsid w:val="00FE289B"/>
    <w:rsid w:val="00FE3281"/>
    <w:rsid w:val="00FE34F0"/>
    <w:rsid w:val="00FE415D"/>
    <w:rsid w:val="00FE5A41"/>
    <w:rsid w:val="00FE6BD7"/>
    <w:rsid w:val="00FE7E09"/>
    <w:rsid w:val="00FE7FE1"/>
    <w:rsid w:val="00FF0511"/>
    <w:rsid w:val="00FF1CDB"/>
    <w:rsid w:val="00FF1D46"/>
    <w:rsid w:val="00FF31DA"/>
    <w:rsid w:val="00FF3849"/>
    <w:rsid w:val="00FF3E1B"/>
    <w:rsid w:val="00FF3FC8"/>
    <w:rsid w:val="00FF40E0"/>
    <w:rsid w:val="00FF4663"/>
    <w:rsid w:val="00FF4C95"/>
    <w:rsid w:val="00FF5B9D"/>
    <w:rsid w:val="00FF5C9C"/>
    <w:rsid w:val="00FF7236"/>
    <w:rsid w:val="00FF7694"/>
    <w:rsid w:val="00FF7C65"/>
    <w:rsid w:val="00FF7CE9"/>
    <w:rsid w:val="011967AA"/>
    <w:rsid w:val="013CA7CE"/>
    <w:rsid w:val="0162F782"/>
    <w:rsid w:val="016EADDA"/>
    <w:rsid w:val="01736CC4"/>
    <w:rsid w:val="0179FC94"/>
    <w:rsid w:val="017BA642"/>
    <w:rsid w:val="0182EAAB"/>
    <w:rsid w:val="019D3555"/>
    <w:rsid w:val="01BDBFDC"/>
    <w:rsid w:val="01C0A597"/>
    <w:rsid w:val="01EDA4A4"/>
    <w:rsid w:val="01F612DE"/>
    <w:rsid w:val="01FF6E32"/>
    <w:rsid w:val="0214D185"/>
    <w:rsid w:val="02356B64"/>
    <w:rsid w:val="02392250"/>
    <w:rsid w:val="024AACCF"/>
    <w:rsid w:val="024BE424"/>
    <w:rsid w:val="0256C08A"/>
    <w:rsid w:val="0279A56E"/>
    <w:rsid w:val="029777A1"/>
    <w:rsid w:val="02AD2AF3"/>
    <w:rsid w:val="02CD8C44"/>
    <w:rsid w:val="02D6898A"/>
    <w:rsid w:val="02E65374"/>
    <w:rsid w:val="030233BC"/>
    <w:rsid w:val="030543A7"/>
    <w:rsid w:val="0306C043"/>
    <w:rsid w:val="032DB439"/>
    <w:rsid w:val="033951D1"/>
    <w:rsid w:val="03452A70"/>
    <w:rsid w:val="0379C311"/>
    <w:rsid w:val="03A33961"/>
    <w:rsid w:val="03B11103"/>
    <w:rsid w:val="03D9C424"/>
    <w:rsid w:val="03DD932D"/>
    <w:rsid w:val="03E844A0"/>
    <w:rsid w:val="0400A90D"/>
    <w:rsid w:val="04028D86"/>
    <w:rsid w:val="0422A321"/>
    <w:rsid w:val="04892A7D"/>
    <w:rsid w:val="048FD7AF"/>
    <w:rsid w:val="049C5747"/>
    <w:rsid w:val="0532AFFF"/>
    <w:rsid w:val="054A789C"/>
    <w:rsid w:val="0556556D"/>
    <w:rsid w:val="05638FFD"/>
    <w:rsid w:val="056B6EBF"/>
    <w:rsid w:val="057BF427"/>
    <w:rsid w:val="057D5BF5"/>
    <w:rsid w:val="058480EA"/>
    <w:rsid w:val="05A95D6D"/>
    <w:rsid w:val="05ADE1C4"/>
    <w:rsid w:val="05AF087D"/>
    <w:rsid w:val="05D0144E"/>
    <w:rsid w:val="05F7A09B"/>
    <w:rsid w:val="06143069"/>
    <w:rsid w:val="062672BF"/>
    <w:rsid w:val="0663C184"/>
    <w:rsid w:val="068EA16C"/>
    <w:rsid w:val="06B7A5FC"/>
    <w:rsid w:val="06D7E71F"/>
    <w:rsid w:val="06DEC0BD"/>
    <w:rsid w:val="07034F42"/>
    <w:rsid w:val="0718EEA1"/>
    <w:rsid w:val="072D989A"/>
    <w:rsid w:val="0742568D"/>
    <w:rsid w:val="074A8DA8"/>
    <w:rsid w:val="07536985"/>
    <w:rsid w:val="07725971"/>
    <w:rsid w:val="079C1257"/>
    <w:rsid w:val="07ABF376"/>
    <w:rsid w:val="07C26773"/>
    <w:rsid w:val="07C37550"/>
    <w:rsid w:val="07E43002"/>
    <w:rsid w:val="07F62D5F"/>
    <w:rsid w:val="07F7B32D"/>
    <w:rsid w:val="08141C06"/>
    <w:rsid w:val="08390EE5"/>
    <w:rsid w:val="087E6D51"/>
    <w:rsid w:val="088DD75E"/>
    <w:rsid w:val="08BA1273"/>
    <w:rsid w:val="08DFC110"/>
    <w:rsid w:val="08EC8193"/>
    <w:rsid w:val="09038191"/>
    <w:rsid w:val="091F1140"/>
    <w:rsid w:val="09499E27"/>
    <w:rsid w:val="097346CE"/>
    <w:rsid w:val="0986B7DC"/>
    <w:rsid w:val="098840F7"/>
    <w:rsid w:val="098E786E"/>
    <w:rsid w:val="09A0FF86"/>
    <w:rsid w:val="09AA0C82"/>
    <w:rsid w:val="09AA2FF6"/>
    <w:rsid w:val="09C92D48"/>
    <w:rsid w:val="09D0108C"/>
    <w:rsid w:val="09D0DFDB"/>
    <w:rsid w:val="09D56E97"/>
    <w:rsid w:val="09DA82B2"/>
    <w:rsid w:val="09F1488A"/>
    <w:rsid w:val="09F452B9"/>
    <w:rsid w:val="0A091621"/>
    <w:rsid w:val="0A0ECAF7"/>
    <w:rsid w:val="0A105236"/>
    <w:rsid w:val="0A459E83"/>
    <w:rsid w:val="0A649DBE"/>
    <w:rsid w:val="0A699424"/>
    <w:rsid w:val="0A883E4D"/>
    <w:rsid w:val="0A907DE9"/>
    <w:rsid w:val="0AC3F6DC"/>
    <w:rsid w:val="0AC7B797"/>
    <w:rsid w:val="0AD3AE0A"/>
    <w:rsid w:val="0AE78E4B"/>
    <w:rsid w:val="0AEA0250"/>
    <w:rsid w:val="0B15F7EB"/>
    <w:rsid w:val="0B5D6BBA"/>
    <w:rsid w:val="0B6B3B2D"/>
    <w:rsid w:val="0B855D16"/>
    <w:rsid w:val="0BC29BCB"/>
    <w:rsid w:val="0C0366AD"/>
    <w:rsid w:val="0C175783"/>
    <w:rsid w:val="0C19124B"/>
    <w:rsid w:val="0C28B4A4"/>
    <w:rsid w:val="0C295FF1"/>
    <w:rsid w:val="0C442DC8"/>
    <w:rsid w:val="0C5D4D1A"/>
    <w:rsid w:val="0C7B4597"/>
    <w:rsid w:val="0CAB4F78"/>
    <w:rsid w:val="0CF4C501"/>
    <w:rsid w:val="0CF91107"/>
    <w:rsid w:val="0D09757B"/>
    <w:rsid w:val="0D0CA457"/>
    <w:rsid w:val="0D3C1E66"/>
    <w:rsid w:val="0D5310F2"/>
    <w:rsid w:val="0D573693"/>
    <w:rsid w:val="0D769816"/>
    <w:rsid w:val="0D7A2E3C"/>
    <w:rsid w:val="0D806F5E"/>
    <w:rsid w:val="0D95CDC4"/>
    <w:rsid w:val="0D96FE7B"/>
    <w:rsid w:val="0DADDCF9"/>
    <w:rsid w:val="0DB00169"/>
    <w:rsid w:val="0DB9EC2C"/>
    <w:rsid w:val="0DF5169F"/>
    <w:rsid w:val="0DFDD238"/>
    <w:rsid w:val="0E0657D8"/>
    <w:rsid w:val="0E1BF85D"/>
    <w:rsid w:val="0E213362"/>
    <w:rsid w:val="0E6089D8"/>
    <w:rsid w:val="0E6C68AB"/>
    <w:rsid w:val="0E782A1D"/>
    <w:rsid w:val="0EDC82EA"/>
    <w:rsid w:val="0EEA43B1"/>
    <w:rsid w:val="0F0C245A"/>
    <w:rsid w:val="0F100789"/>
    <w:rsid w:val="0F496D09"/>
    <w:rsid w:val="0F87DD52"/>
    <w:rsid w:val="0F8C950C"/>
    <w:rsid w:val="0FAAC3B6"/>
    <w:rsid w:val="0FB95B42"/>
    <w:rsid w:val="0FBF7F0D"/>
    <w:rsid w:val="0FD2DEF5"/>
    <w:rsid w:val="101E80B0"/>
    <w:rsid w:val="101F957C"/>
    <w:rsid w:val="10262151"/>
    <w:rsid w:val="1035DE8F"/>
    <w:rsid w:val="1042F038"/>
    <w:rsid w:val="104E6394"/>
    <w:rsid w:val="10502D50"/>
    <w:rsid w:val="105A1474"/>
    <w:rsid w:val="105C9977"/>
    <w:rsid w:val="105D52ED"/>
    <w:rsid w:val="10A20E1E"/>
    <w:rsid w:val="10C0ABFE"/>
    <w:rsid w:val="10CB45D8"/>
    <w:rsid w:val="11144161"/>
    <w:rsid w:val="116EA4A0"/>
    <w:rsid w:val="1187F792"/>
    <w:rsid w:val="11E00CAD"/>
    <w:rsid w:val="11E3C8B9"/>
    <w:rsid w:val="122F465F"/>
    <w:rsid w:val="1236C94D"/>
    <w:rsid w:val="1260A461"/>
    <w:rsid w:val="126B7A9B"/>
    <w:rsid w:val="1285B2BC"/>
    <w:rsid w:val="12C1AA0E"/>
    <w:rsid w:val="12C6C711"/>
    <w:rsid w:val="12E238FB"/>
    <w:rsid w:val="12E4EDC3"/>
    <w:rsid w:val="130C9790"/>
    <w:rsid w:val="1335A781"/>
    <w:rsid w:val="1340BEC0"/>
    <w:rsid w:val="1340EC1D"/>
    <w:rsid w:val="137D4316"/>
    <w:rsid w:val="139ECCDA"/>
    <w:rsid w:val="13B47FA4"/>
    <w:rsid w:val="13C8FB9D"/>
    <w:rsid w:val="13D506B2"/>
    <w:rsid w:val="13EF3622"/>
    <w:rsid w:val="13F1C44F"/>
    <w:rsid w:val="13F8D1A2"/>
    <w:rsid w:val="14072B4C"/>
    <w:rsid w:val="1411717F"/>
    <w:rsid w:val="141AE6E8"/>
    <w:rsid w:val="141FDD48"/>
    <w:rsid w:val="14232AF5"/>
    <w:rsid w:val="14267DDB"/>
    <w:rsid w:val="143C1BD1"/>
    <w:rsid w:val="14536A6F"/>
    <w:rsid w:val="148228F9"/>
    <w:rsid w:val="14B5D405"/>
    <w:rsid w:val="14D6402C"/>
    <w:rsid w:val="14F95230"/>
    <w:rsid w:val="154560F1"/>
    <w:rsid w:val="15646E58"/>
    <w:rsid w:val="1565D2F8"/>
    <w:rsid w:val="156D5BFA"/>
    <w:rsid w:val="157A66F9"/>
    <w:rsid w:val="15B57E1A"/>
    <w:rsid w:val="15C27B31"/>
    <w:rsid w:val="15D7E7D2"/>
    <w:rsid w:val="15FDE738"/>
    <w:rsid w:val="160B380E"/>
    <w:rsid w:val="16470315"/>
    <w:rsid w:val="164CE5C0"/>
    <w:rsid w:val="16606FE9"/>
    <w:rsid w:val="16677017"/>
    <w:rsid w:val="166C06B9"/>
    <w:rsid w:val="16815660"/>
    <w:rsid w:val="16A5CC99"/>
    <w:rsid w:val="16A785B2"/>
    <w:rsid w:val="16A868B4"/>
    <w:rsid w:val="16C5A97E"/>
    <w:rsid w:val="16C714D9"/>
    <w:rsid w:val="16FB5B88"/>
    <w:rsid w:val="1700007A"/>
    <w:rsid w:val="173898E0"/>
    <w:rsid w:val="173DF20C"/>
    <w:rsid w:val="175F1E40"/>
    <w:rsid w:val="1760364D"/>
    <w:rsid w:val="1777B137"/>
    <w:rsid w:val="17C67B91"/>
    <w:rsid w:val="17DAFA63"/>
    <w:rsid w:val="17DDFFD3"/>
    <w:rsid w:val="17E9D36E"/>
    <w:rsid w:val="18042AB5"/>
    <w:rsid w:val="1818331D"/>
    <w:rsid w:val="1882BFFF"/>
    <w:rsid w:val="188F3916"/>
    <w:rsid w:val="18B5CAFB"/>
    <w:rsid w:val="18B6CFB2"/>
    <w:rsid w:val="18D29CD2"/>
    <w:rsid w:val="18DA7E80"/>
    <w:rsid w:val="190D2A7B"/>
    <w:rsid w:val="191CE34A"/>
    <w:rsid w:val="194CED6A"/>
    <w:rsid w:val="195CE5B0"/>
    <w:rsid w:val="19747D7C"/>
    <w:rsid w:val="197FD2F0"/>
    <w:rsid w:val="1997E271"/>
    <w:rsid w:val="19EEE915"/>
    <w:rsid w:val="1A415DA4"/>
    <w:rsid w:val="1A6E0D32"/>
    <w:rsid w:val="1AA2D8D3"/>
    <w:rsid w:val="1ACB39FE"/>
    <w:rsid w:val="1ADBB2D4"/>
    <w:rsid w:val="1AF79F09"/>
    <w:rsid w:val="1B11EB5D"/>
    <w:rsid w:val="1B22FBC0"/>
    <w:rsid w:val="1B2B3490"/>
    <w:rsid w:val="1B57312D"/>
    <w:rsid w:val="1B729586"/>
    <w:rsid w:val="1B76A565"/>
    <w:rsid w:val="1BBD99CF"/>
    <w:rsid w:val="1BCCD8F3"/>
    <w:rsid w:val="1C1E306C"/>
    <w:rsid w:val="1C341676"/>
    <w:rsid w:val="1C3690C2"/>
    <w:rsid w:val="1C36D195"/>
    <w:rsid w:val="1C4A6703"/>
    <w:rsid w:val="1C8F305D"/>
    <w:rsid w:val="1CAB5D1A"/>
    <w:rsid w:val="1CC228C1"/>
    <w:rsid w:val="1CDBF02E"/>
    <w:rsid w:val="1D12D535"/>
    <w:rsid w:val="1D26B1C8"/>
    <w:rsid w:val="1D3C2730"/>
    <w:rsid w:val="1D820F4F"/>
    <w:rsid w:val="1D8F9001"/>
    <w:rsid w:val="1DBDFC47"/>
    <w:rsid w:val="1DD67DD0"/>
    <w:rsid w:val="1DE579FE"/>
    <w:rsid w:val="1DE8DE10"/>
    <w:rsid w:val="1E0A17A4"/>
    <w:rsid w:val="1E239E07"/>
    <w:rsid w:val="1E25A556"/>
    <w:rsid w:val="1E26D732"/>
    <w:rsid w:val="1E810F9D"/>
    <w:rsid w:val="1EC3C520"/>
    <w:rsid w:val="1EC9D06D"/>
    <w:rsid w:val="1F0EBA8A"/>
    <w:rsid w:val="1F1590B1"/>
    <w:rsid w:val="1F4C8E4F"/>
    <w:rsid w:val="1F734DD5"/>
    <w:rsid w:val="1FC41A8C"/>
    <w:rsid w:val="1FECA6DD"/>
    <w:rsid w:val="20081FE4"/>
    <w:rsid w:val="200A12AD"/>
    <w:rsid w:val="201B0414"/>
    <w:rsid w:val="203C34E8"/>
    <w:rsid w:val="20559BCC"/>
    <w:rsid w:val="207C79D0"/>
    <w:rsid w:val="20A736A7"/>
    <w:rsid w:val="20BAEB06"/>
    <w:rsid w:val="20E09400"/>
    <w:rsid w:val="20F0252F"/>
    <w:rsid w:val="213F541D"/>
    <w:rsid w:val="216C3AAD"/>
    <w:rsid w:val="21A68735"/>
    <w:rsid w:val="21AD81A4"/>
    <w:rsid w:val="21B780F5"/>
    <w:rsid w:val="222B3A24"/>
    <w:rsid w:val="2267D3A2"/>
    <w:rsid w:val="2296941C"/>
    <w:rsid w:val="22BB9619"/>
    <w:rsid w:val="22C748DE"/>
    <w:rsid w:val="22CA2271"/>
    <w:rsid w:val="22F042D4"/>
    <w:rsid w:val="2306A2C7"/>
    <w:rsid w:val="230E4B92"/>
    <w:rsid w:val="231EB4F9"/>
    <w:rsid w:val="234AD0C0"/>
    <w:rsid w:val="23833250"/>
    <w:rsid w:val="238BA0F7"/>
    <w:rsid w:val="23B3E279"/>
    <w:rsid w:val="240B47B5"/>
    <w:rsid w:val="2410E3D3"/>
    <w:rsid w:val="2423DB55"/>
    <w:rsid w:val="2447C4C3"/>
    <w:rsid w:val="247BAABE"/>
    <w:rsid w:val="2496F1AD"/>
    <w:rsid w:val="24B63CBC"/>
    <w:rsid w:val="24F49885"/>
    <w:rsid w:val="24FBF237"/>
    <w:rsid w:val="2511BC0C"/>
    <w:rsid w:val="2514620B"/>
    <w:rsid w:val="2518559E"/>
    <w:rsid w:val="25310071"/>
    <w:rsid w:val="25431589"/>
    <w:rsid w:val="25DB468E"/>
    <w:rsid w:val="2603BABE"/>
    <w:rsid w:val="26130AC8"/>
    <w:rsid w:val="2618E3A9"/>
    <w:rsid w:val="262F0C9F"/>
    <w:rsid w:val="2698D4D4"/>
    <w:rsid w:val="26B5BEA2"/>
    <w:rsid w:val="26B6AF3F"/>
    <w:rsid w:val="26BF7270"/>
    <w:rsid w:val="26D3B217"/>
    <w:rsid w:val="26E2C693"/>
    <w:rsid w:val="26F4F9C6"/>
    <w:rsid w:val="2746245B"/>
    <w:rsid w:val="2795FA2D"/>
    <w:rsid w:val="27BA881F"/>
    <w:rsid w:val="27E67A75"/>
    <w:rsid w:val="27ED741F"/>
    <w:rsid w:val="2809E415"/>
    <w:rsid w:val="288C8597"/>
    <w:rsid w:val="288E6947"/>
    <w:rsid w:val="28B24192"/>
    <w:rsid w:val="28D093B8"/>
    <w:rsid w:val="28D78DD5"/>
    <w:rsid w:val="28E09F99"/>
    <w:rsid w:val="28EA1673"/>
    <w:rsid w:val="28F2A3F4"/>
    <w:rsid w:val="290A5038"/>
    <w:rsid w:val="291966CE"/>
    <w:rsid w:val="2919D562"/>
    <w:rsid w:val="29F9E6AC"/>
    <w:rsid w:val="2A0127D6"/>
    <w:rsid w:val="2A3ABC9E"/>
    <w:rsid w:val="2A3E5C97"/>
    <w:rsid w:val="2A754D20"/>
    <w:rsid w:val="2A77905D"/>
    <w:rsid w:val="2A7DEE24"/>
    <w:rsid w:val="2A7F22BA"/>
    <w:rsid w:val="2A9621A4"/>
    <w:rsid w:val="2AA1FBCC"/>
    <w:rsid w:val="2AB7E2ED"/>
    <w:rsid w:val="2ABB4CCD"/>
    <w:rsid w:val="2AE8C1BD"/>
    <w:rsid w:val="2AF8A536"/>
    <w:rsid w:val="2B23B9C9"/>
    <w:rsid w:val="2B318D1D"/>
    <w:rsid w:val="2B467286"/>
    <w:rsid w:val="2B55D7A6"/>
    <w:rsid w:val="2B85EC28"/>
    <w:rsid w:val="2B89B1F0"/>
    <w:rsid w:val="2B8D763F"/>
    <w:rsid w:val="2BCA9A79"/>
    <w:rsid w:val="2BCAF511"/>
    <w:rsid w:val="2BE3E946"/>
    <w:rsid w:val="2C633334"/>
    <w:rsid w:val="2CDCF025"/>
    <w:rsid w:val="2CF7E84F"/>
    <w:rsid w:val="2D2BC4AD"/>
    <w:rsid w:val="2D4DF7F9"/>
    <w:rsid w:val="2D52DA99"/>
    <w:rsid w:val="2D5C3905"/>
    <w:rsid w:val="2D65BDD8"/>
    <w:rsid w:val="2D8E2F02"/>
    <w:rsid w:val="2D94D239"/>
    <w:rsid w:val="2D98DABB"/>
    <w:rsid w:val="2DA1FCF9"/>
    <w:rsid w:val="2DBF8ABB"/>
    <w:rsid w:val="2DD0D525"/>
    <w:rsid w:val="2DD9E49E"/>
    <w:rsid w:val="2DECD182"/>
    <w:rsid w:val="2E2963E2"/>
    <w:rsid w:val="2E6ECDDF"/>
    <w:rsid w:val="2E94D6A1"/>
    <w:rsid w:val="2EB0412A"/>
    <w:rsid w:val="2ECFAA6A"/>
    <w:rsid w:val="2EF17F5E"/>
    <w:rsid w:val="2F119C3E"/>
    <w:rsid w:val="2F3E0B08"/>
    <w:rsid w:val="2F481A4E"/>
    <w:rsid w:val="2F7D40F8"/>
    <w:rsid w:val="2F89BD29"/>
    <w:rsid w:val="2FD6DE59"/>
    <w:rsid w:val="2FE5021C"/>
    <w:rsid w:val="2FEEF868"/>
    <w:rsid w:val="2FF5615C"/>
    <w:rsid w:val="2FFFF535"/>
    <w:rsid w:val="301EEF4A"/>
    <w:rsid w:val="302CAE11"/>
    <w:rsid w:val="303D836C"/>
    <w:rsid w:val="3070E55C"/>
    <w:rsid w:val="30A892A1"/>
    <w:rsid w:val="30C1FC2B"/>
    <w:rsid w:val="30C5EB54"/>
    <w:rsid w:val="30DCB977"/>
    <w:rsid w:val="30E0B2A0"/>
    <w:rsid w:val="30ECBF89"/>
    <w:rsid w:val="30F9A7E1"/>
    <w:rsid w:val="30FB5711"/>
    <w:rsid w:val="316E0DAC"/>
    <w:rsid w:val="318829D0"/>
    <w:rsid w:val="31AD7E66"/>
    <w:rsid w:val="322115CD"/>
    <w:rsid w:val="32285B69"/>
    <w:rsid w:val="3239A778"/>
    <w:rsid w:val="32431855"/>
    <w:rsid w:val="32463841"/>
    <w:rsid w:val="324CB840"/>
    <w:rsid w:val="324D9635"/>
    <w:rsid w:val="32675F25"/>
    <w:rsid w:val="32807ECD"/>
    <w:rsid w:val="32A97386"/>
    <w:rsid w:val="32BD54F2"/>
    <w:rsid w:val="32C13857"/>
    <w:rsid w:val="32C4CB3C"/>
    <w:rsid w:val="32C66CE9"/>
    <w:rsid w:val="32CD4A5E"/>
    <w:rsid w:val="32CD7D88"/>
    <w:rsid w:val="32D03D04"/>
    <w:rsid w:val="330B44F6"/>
    <w:rsid w:val="330E29E7"/>
    <w:rsid w:val="3367B9E8"/>
    <w:rsid w:val="336A418C"/>
    <w:rsid w:val="336B8D8F"/>
    <w:rsid w:val="33BB3444"/>
    <w:rsid w:val="33C67FF8"/>
    <w:rsid w:val="3413A410"/>
    <w:rsid w:val="342A0C9D"/>
    <w:rsid w:val="344A609C"/>
    <w:rsid w:val="34556E6E"/>
    <w:rsid w:val="345E30A7"/>
    <w:rsid w:val="34624C0E"/>
    <w:rsid w:val="349B5F29"/>
    <w:rsid w:val="34AD08F5"/>
    <w:rsid w:val="34B39122"/>
    <w:rsid w:val="34C0E2AB"/>
    <w:rsid w:val="34CEEB45"/>
    <w:rsid w:val="34E8A630"/>
    <w:rsid w:val="35083692"/>
    <w:rsid w:val="352AB288"/>
    <w:rsid w:val="353E9178"/>
    <w:rsid w:val="3546F419"/>
    <w:rsid w:val="355F041F"/>
    <w:rsid w:val="35C57420"/>
    <w:rsid w:val="35E2C095"/>
    <w:rsid w:val="35F67B6B"/>
    <w:rsid w:val="36002A1B"/>
    <w:rsid w:val="3676E319"/>
    <w:rsid w:val="368DB925"/>
    <w:rsid w:val="369FFCAC"/>
    <w:rsid w:val="36B77D18"/>
    <w:rsid w:val="36C223AB"/>
    <w:rsid w:val="36CEA712"/>
    <w:rsid w:val="36E55B9B"/>
    <w:rsid w:val="36EF8547"/>
    <w:rsid w:val="36F8B23D"/>
    <w:rsid w:val="3708E78E"/>
    <w:rsid w:val="370B40FA"/>
    <w:rsid w:val="370C15FF"/>
    <w:rsid w:val="3720B912"/>
    <w:rsid w:val="377C3ACA"/>
    <w:rsid w:val="37869E81"/>
    <w:rsid w:val="37ADE614"/>
    <w:rsid w:val="37B132D6"/>
    <w:rsid w:val="37DE3E62"/>
    <w:rsid w:val="37E7434D"/>
    <w:rsid w:val="37EA428B"/>
    <w:rsid w:val="37F5B3CC"/>
    <w:rsid w:val="37FB2CCB"/>
    <w:rsid w:val="3816C126"/>
    <w:rsid w:val="382ACB13"/>
    <w:rsid w:val="383087FC"/>
    <w:rsid w:val="38381C7A"/>
    <w:rsid w:val="3853ABCD"/>
    <w:rsid w:val="385A5C66"/>
    <w:rsid w:val="38E5FBA9"/>
    <w:rsid w:val="38EFFE71"/>
    <w:rsid w:val="38F3D5C8"/>
    <w:rsid w:val="390374F9"/>
    <w:rsid w:val="3936A4FB"/>
    <w:rsid w:val="395F10BE"/>
    <w:rsid w:val="399C6762"/>
    <w:rsid w:val="39B8310F"/>
    <w:rsid w:val="39CF1CCD"/>
    <w:rsid w:val="39F5B86D"/>
    <w:rsid w:val="3A5DA288"/>
    <w:rsid w:val="3AA89EC5"/>
    <w:rsid w:val="3AB1FE6A"/>
    <w:rsid w:val="3AB4EAA1"/>
    <w:rsid w:val="3AE940FE"/>
    <w:rsid w:val="3B543403"/>
    <w:rsid w:val="3B5675E7"/>
    <w:rsid w:val="3B95F218"/>
    <w:rsid w:val="3BB3C03D"/>
    <w:rsid w:val="3BDE582C"/>
    <w:rsid w:val="3BF2F2BD"/>
    <w:rsid w:val="3C0426C9"/>
    <w:rsid w:val="3C19CB2A"/>
    <w:rsid w:val="3C43DED9"/>
    <w:rsid w:val="3C55F9F4"/>
    <w:rsid w:val="3C697B41"/>
    <w:rsid w:val="3C8A03E5"/>
    <w:rsid w:val="3CA31904"/>
    <w:rsid w:val="3CB3F85D"/>
    <w:rsid w:val="3CC88623"/>
    <w:rsid w:val="3CE33806"/>
    <w:rsid w:val="3CE3E40B"/>
    <w:rsid w:val="3D0E390D"/>
    <w:rsid w:val="3D1A9794"/>
    <w:rsid w:val="3D5A4763"/>
    <w:rsid w:val="3D8FA35F"/>
    <w:rsid w:val="3D93C898"/>
    <w:rsid w:val="3DABA6A7"/>
    <w:rsid w:val="3DB7E7BE"/>
    <w:rsid w:val="3DC85FD1"/>
    <w:rsid w:val="3DCF2128"/>
    <w:rsid w:val="3DEF9D67"/>
    <w:rsid w:val="3DF54870"/>
    <w:rsid w:val="3DF5DB4C"/>
    <w:rsid w:val="3DF8C284"/>
    <w:rsid w:val="3E17FAA3"/>
    <w:rsid w:val="3E328673"/>
    <w:rsid w:val="3E3B1E8F"/>
    <w:rsid w:val="3E44AC67"/>
    <w:rsid w:val="3E90C465"/>
    <w:rsid w:val="3E917FA1"/>
    <w:rsid w:val="3EB1A5AC"/>
    <w:rsid w:val="3EC2C1D7"/>
    <w:rsid w:val="3ED0D2BA"/>
    <w:rsid w:val="3F01316F"/>
    <w:rsid w:val="3F28F371"/>
    <w:rsid w:val="3F41D893"/>
    <w:rsid w:val="3F56B1DF"/>
    <w:rsid w:val="3F5CE2E9"/>
    <w:rsid w:val="3F6507CD"/>
    <w:rsid w:val="3F6E9155"/>
    <w:rsid w:val="3F8C9D61"/>
    <w:rsid w:val="3FB7BCD9"/>
    <w:rsid w:val="3FBF8080"/>
    <w:rsid w:val="3FDEF84A"/>
    <w:rsid w:val="3FEF0B12"/>
    <w:rsid w:val="3FF40F9C"/>
    <w:rsid w:val="402DA974"/>
    <w:rsid w:val="403AE253"/>
    <w:rsid w:val="4052F869"/>
    <w:rsid w:val="40680A36"/>
    <w:rsid w:val="407BE5AA"/>
    <w:rsid w:val="407FE385"/>
    <w:rsid w:val="4093C910"/>
    <w:rsid w:val="40E75798"/>
    <w:rsid w:val="40FEAB2E"/>
    <w:rsid w:val="410C3214"/>
    <w:rsid w:val="414F620A"/>
    <w:rsid w:val="41B9AA95"/>
    <w:rsid w:val="41DDDD43"/>
    <w:rsid w:val="41EDADCD"/>
    <w:rsid w:val="41F7B50F"/>
    <w:rsid w:val="41FE98C4"/>
    <w:rsid w:val="422B5EF8"/>
    <w:rsid w:val="4236013E"/>
    <w:rsid w:val="42448E84"/>
    <w:rsid w:val="425A456E"/>
    <w:rsid w:val="42686874"/>
    <w:rsid w:val="427540DD"/>
    <w:rsid w:val="429B7C94"/>
    <w:rsid w:val="429C0077"/>
    <w:rsid w:val="42BC54CF"/>
    <w:rsid w:val="42CFF18A"/>
    <w:rsid w:val="42D600F0"/>
    <w:rsid w:val="42F23931"/>
    <w:rsid w:val="42F246C0"/>
    <w:rsid w:val="431A5B53"/>
    <w:rsid w:val="4336AD96"/>
    <w:rsid w:val="434F41A0"/>
    <w:rsid w:val="43500BB1"/>
    <w:rsid w:val="4378E419"/>
    <w:rsid w:val="438B3C5D"/>
    <w:rsid w:val="43ABF325"/>
    <w:rsid w:val="43B78047"/>
    <w:rsid w:val="43D40F8D"/>
    <w:rsid w:val="43DADB7B"/>
    <w:rsid w:val="43E385DB"/>
    <w:rsid w:val="43E6776B"/>
    <w:rsid w:val="43F99410"/>
    <w:rsid w:val="44181C1F"/>
    <w:rsid w:val="441B43BC"/>
    <w:rsid w:val="4455A02B"/>
    <w:rsid w:val="445A878F"/>
    <w:rsid w:val="44CF39EC"/>
    <w:rsid w:val="451BC412"/>
    <w:rsid w:val="45254479"/>
    <w:rsid w:val="452F3ADD"/>
    <w:rsid w:val="456F5DC8"/>
    <w:rsid w:val="4583E656"/>
    <w:rsid w:val="45A0FB39"/>
    <w:rsid w:val="45CF0C2C"/>
    <w:rsid w:val="45E23730"/>
    <w:rsid w:val="45E86C26"/>
    <w:rsid w:val="46001C41"/>
    <w:rsid w:val="460A99BC"/>
    <w:rsid w:val="4620D8C0"/>
    <w:rsid w:val="4623191F"/>
    <w:rsid w:val="4657E55E"/>
    <w:rsid w:val="46701C08"/>
    <w:rsid w:val="4673F79F"/>
    <w:rsid w:val="46A16DA7"/>
    <w:rsid w:val="46ADBAD0"/>
    <w:rsid w:val="46B058CC"/>
    <w:rsid w:val="46B569E8"/>
    <w:rsid w:val="46BE04E9"/>
    <w:rsid w:val="46E65D9D"/>
    <w:rsid w:val="46EDD33C"/>
    <w:rsid w:val="471C6A67"/>
    <w:rsid w:val="4754205B"/>
    <w:rsid w:val="47A23CB8"/>
    <w:rsid w:val="47A87ADB"/>
    <w:rsid w:val="47C8051E"/>
    <w:rsid w:val="47D917AE"/>
    <w:rsid w:val="47D9387E"/>
    <w:rsid w:val="47E5EA42"/>
    <w:rsid w:val="47EC0A35"/>
    <w:rsid w:val="47EDF7F6"/>
    <w:rsid w:val="47F0E1C9"/>
    <w:rsid w:val="485A6125"/>
    <w:rsid w:val="489F34C6"/>
    <w:rsid w:val="48A772BE"/>
    <w:rsid w:val="48B28648"/>
    <w:rsid w:val="48C69E5E"/>
    <w:rsid w:val="48EFEE9E"/>
    <w:rsid w:val="4901F27C"/>
    <w:rsid w:val="49187152"/>
    <w:rsid w:val="494344C0"/>
    <w:rsid w:val="49673469"/>
    <w:rsid w:val="497D668F"/>
    <w:rsid w:val="49CBB919"/>
    <w:rsid w:val="49CE77AE"/>
    <w:rsid w:val="49F9CD80"/>
    <w:rsid w:val="49FE01A8"/>
    <w:rsid w:val="4A0B3457"/>
    <w:rsid w:val="4A1DFE0C"/>
    <w:rsid w:val="4A23A6DA"/>
    <w:rsid w:val="4A271652"/>
    <w:rsid w:val="4A6BB29E"/>
    <w:rsid w:val="4A7F510A"/>
    <w:rsid w:val="4A9366DB"/>
    <w:rsid w:val="4A9A76DE"/>
    <w:rsid w:val="4AA3ED77"/>
    <w:rsid w:val="4AC5C380"/>
    <w:rsid w:val="4B050D3E"/>
    <w:rsid w:val="4B09550A"/>
    <w:rsid w:val="4B3EB9AB"/>
    <w:rsid w:val="4B623B1B"/>
    <w:rsid w:val="4B842C48"/>
    <w:rsid w:val="4B97EEE6"/>
    <w:rsid w:val="4B992B42"/>
    <w:rsid w:val="4BAB90D1"/>
    <w:rsid w:val="4BADB1AA"/>
    <w:rsid w:val="4BB5DA8D"/>
    <w:rsid w:val="4BDD9547"/>
    <w:rsid w:val="4BEEAEFD"/>
    <w:rsid w:val="4C0226FA"/>
    <w:rsid w:val="4C111CC4"/>
    <w:rsid w:val="4C68053A"/>
    <w:rsid w:val="4C6CA6B5"/>
    <w:rsid w:val="4CA9C30B"/>
    <w:rsid w:val="4CBE61A6"/>
    <w:rsid w:val="4CD678DB"/>
    <w:rsid w:val="4D11000B"/>
    <w:rsid w:val="4D177347"/>
    <w:rsid w:val="4D2C4A78"/>
    <w:rsid w:val="4D395F06"/>
    <w:rsid w:val="4D5B300B"/>
    <w:rsid w:val="4D7AEA30"/>
    <w:rsid w:val="4D90B3AE"/>
    <w:rsid w:val="4DB5273C"/>
    <w:rsid w:val="4DBF0DDD"/>
    <w:rsid w:val="4DC96670"/>
    <w:rsid w:val="4DEC434D"/>
    <w:rsid w:val="4DFDBAE2"/>
    <w:rsid w:val="4E27104A"/>
    <w:rsid w:val="4E4885EF"/>
    <w:rsid w:val="4E52F10D"/>
    <w:rsid w:val="4E53C52C"/>
    <w:rsid w:val="4E5F07D6"/>
    <w:rsid w:val="4E8B699A"/>
    <w:rsid w:val="4EDEB06C"/>
    <w:rsid w:val="4EF096FE"/>
    <w:rsid w:val="4EF1024C"/>
    <w:rsid w:val="4F180628"/>
    <w:rsid w:val="4F33DB0E"/>
    <w:rsid w:val="4F4A594C"/>
    <w:rsid w:val="4F4B7B7D"/>
    <w:rsid w:val="4F5D0EDA"/>
    <w:rsid w:val="4F71EC09"/>
    <w:rsid w:val="4FA81DBC"/>
    <w:rsid w:val="4FBEDBF9"/>
    <w:rsid w:val="500886D2"/>
    <w:rsid w:val="500E1971"/>
    <w:rsid w:val="50166ED6"/>
    <w:rsid w:val="503FC8DB"/>
    <w:rsid w:val="504B0ED9"/>
    <w:rsid w:val="505390F2"/>
    <w:rsid w:val="50573963"/>
    <w:rsid w:val="506A3221"/>
    <w:rsid w:val="506D416F"/>
    <w:rsid w:val="50702D0B"/>
    <w:rsid w:val="509D3A87"/>
    <w:rsid w:val="50A0D5CD"/>
    <w:rsid w:val="50C6E23D"/>
    <w:rsid w:val="50D88B90"/>
    <w:rsid w:val="50DA954E"/>
    <w:rsid w:val="50E4A6DA"/>
    <w:rsid w:val="50E92078"/>
    <w:rsid w:val="512DE0FC"/>
    <w:rsid w:val="51393D9E"/>
    <w:rsid w:val="519F8937"/>
    <w:rsid w:val="51AAE76D"/>
    <w:rsid w:val="51BA4D72"/>
    <w:rsid w:val="51C1EF6F"/>
    <w:rsid w:val="51C50F38"/>
    <w:rsid w:val="51D857D0"/>
    <w:rsid w:val="51DC8146"/>
    <w:rsid w:val="51E405B3"/>
    <w:rsid w:val="51F6EE9E"/>
    <w:rsid w:val="5205AF2D"/>
    <w:rsid w:val="524B97E7"/>
    <w:rsid w:val="525E21F6"/>
    <w:rsid w:val="528C724A"/>
    <w:rsid w:val="52925665"/>
    <w:rsid w:val="52930FCA"/>
    <w:rsid w:val="52BBB353"/>
    <w:rsid w:val="52DA6883"/>
    <w:rsid w:val="52DB10A7"/>
    <w:rsid w:val="53429D17"/>
    <w:rsid w:val="53442DCC"/>
    <w:rsid w:val="53A21A9E"/>
    <w:rsid w:val="53B31AA1"/>
    <w:rsid w:val="54086C40"/>
    <w:rsid w:val="54259066"/>
    <w:rsid w:val="545FB6E6"/>
    <w:rsid w:val="5472AEB5"/>
    <w:rsid w:val="54856A03"/>
    <w:rsid w:val="54ADFD7E"/>
    <w:rsid w:val="54C6D056"/>
    <w:rsid w:val="54D18C79"/>
    <w:rsid w:val="5511516C"/>
    <w:rsid w:val="553EF63E"/>
    <w:rsid w:val="555C754D"/>
    <w:rsid w:val="556C0EB9"/>
    <w:rsid w:val="556CD4D2"/>
    <w:rsid w:val="5578437B"/>
    <w:rsid w:val="559A7914"/>
    <w:rsid w:val="559B16E0"/>
    <w:rsid w:val="55A416E5"/>
    <w:rsid w:val="55AA856B"/>
    <w:rsid w:val="55AB477C"/>
    <w:rsid w:val="55CB9FB4"/>
    <w:rsid w:val="55D8A381"/>
    <w:rsid w:val="55D95033"/>
    <w:rsid w:val="55DEDC63"/>
    <w:rsid w:val="55E203C6"/>
    <w:rsid w:val="55FF861B"/>
    <w:rsid w:val="56427312"/>
    <w:rsid w:val="56A83547"/>
    <w:rsid w:val="56C44101"/>
    <w:rsid w:val="56FA9030"/>
    <w:rsid w:val="57036CE4"/>
    <w:rsid w:val="570A0314"/>
    <w:rsid w:val="573B030E"/>
    <w:rsid w:val="576B1C81"/>
    <w:rsid w:val="57811B86"/>
    <w:rsid w:val="578FD737"/>
    <w:rsid w:val="57E703C3"/>
    <w:rsid w:val="57F9BA00"/>
    <w:rsid w:val="58126CBF"/>
    <w:rsid w:val="586537C1"/>
    <w:rsid w:val="58698D90"/>
    <w:rsid w:val="5877058F"/>
    <w:rsid w:val="58787FE2"/>
    <w:rsid w:val="5888FF03"/>
    <w:rsid w:val="58922D86"/>
    <w:rsid w:val="58A24132"/>
    <w:rsid w:val="58A4DE7A"/>
    <w:rsid w:val="58D2CD2B"/>
    <w:rsid w:val="58D51385"/>
    <w:rsid w:val="5920BBBC"/>
    <w:rsid w:val="593ACE55"/>
    <w:rsid w:val="5953CBD0"/>
    <w:rsid w:val="59668F24"/>
    <w:rsid w:val="5970CE04"/>
    <w:rsid w:val="59735039"/>
    <w:rsid w:val="598A7229"/>
    <w:rsid w:val="598BFF0B"/>
    <w:rsid w:val="59B25A2A"/>
    <w:rsid w:val="59C3986F"/>
    <w:rsid w:val="59C66B60"/>
    <w:rsid w:val="59EF9CD1"/>
    <w:rsid w:val="59FADFE8"/>
    <w:rsid w:val="5A1363BD"/>
    <w:rsid w:val="5A18FE96"/>
    <w:rsid w:val="5A210105"/>
    <w:rsid w:val="5A3541F7"/>
    <w:rsid w:val="5A3991BD"/>
    <w:rsid w:val="5A434636"/>
    <w:rsid w:val="5A59BD2A"/>
    <w:rsid w:val="5AA9195C"/>
    <w:rsid w:val="5ADBF2F0"/>
    <w:rsid w:val="5AF8CA92"/>
    <w:rsid w:val="5B06F909"/>
    <w:rsid w:val="5B2CD0FC"/>
    <w:rsid w:val="5B3BE527"/>
    <w:rsid w:val="5B47DBD5"/>
    <w:rsid w:val="5B76ADC3"/>
    <w:rsid w:val="5B962ADB"/>
    <w:rsid w:val="5BB900BA"/>
    <w:rsid w:val="5BE139B6"/>
    <w:rsid w:val="5BE1520E"/>
    <w:rsid w:val="5BE7D69C"/>
    <w:rsid w:val="5C22CFBC"/>
    <w:rsid w:val="5C3CEC2E"/>
    <w:rsid w:val="5C6B27D8"/>
    <w:rsid w:val="5C6F18C9"/>
    <w:rsid w:val="5C9205AE"/>
    <w:rsid w:val="5C99839B"/>
    <w:rsid w:val="5C9D3F33"/>
    <w:rsid w:val="5CF33034"/>
    <w:rsid w:val="5CF3B5C6"/>
    <w:rsid w:val="5D2BED5F"/>
    <w:rsid w:val="5D5F9BCA"/>
    <w:rsid w:val="5D6EAFC8"/>
    <w:rsid w:val="5D88E2C0"/>
    <w:rsid w:val="5DE14D1D"/>
    <w:rsid w:val="5DEC31E6"/>
    <w:rsid w:val="5DF74B33"/>
    <w:rsid w:val="5E3F767B"/>
    <w:rsid w:val="5E493F68"/>
    <w:rsid w:val="5E4E1089"/>
    <w:rsid w:val="5E536937"/>
    <w:rsid w:val="5E5A0C68"/>
    <w:rsid w:val="5E5BF771"/>
    <w:rsid w:val="5E71F5BC"/>
    <w:rsid w:val="5E742174"/>
    <w:rsid w:val="5E79464E"/>
    <w:rsid w:val="5E80FEBE"/>
    <w:rsid w:val="5E8F04A9"/>
    <w:rsid w:val="5EC994B1"/>
    <w:rsid w:val="5F0565B8"/>
    <w:rsid w:val="5F3250F7"/>
    <w:rsid w:val="5F658F79"/>
    <w:rsid w:val="5F6A720D"/>
    <w:rsid w:val="5F75BE82"/>
    <w:rsid w:val="5FA018C7"/>
    <w:rsid w:val="5FEE5217"/>
    <w:rsid w:val="600EE03F"/>
    <w:rsid w:val="601F0B13"/>
    <w:rsid w:val="607EAEC4"/>
    <w:rsid w:val="60C28065"/>
    <w:rsid w:val="60D37691"/>
    <w:rsid w:val="6133D07A"/>
    <w:rsid w:val="61346BBA"/>
    <w:rsid w:val="61507980"/>
    <w:rsid w:val="6158FB46"/>
    <w:rsid w:val="6169FAEC"/>
    <w:rsid w:val="617CB0CE"/>
    <w:rsid w:val="617DB95B"/>
    <w:rsid w:val="618F031F"/>
    <w:rsid w:val="61A1D8CB"/>
    <w:rsid w:val="61A6F5A3"/>
    <w:rsid w:val="61D2C658"/>
    <w:rsid w:val="61DF58F9"/>
    <w:rsid w:val="621B3676"/>
    <w:rsid w:val="622218E0"/>
    <w:rsid w:val="6270C56F"/>
    <w:rsid w:val="628BE3DD"/>
    <w:rsid w:val="6294DE14"/>
    <w:rsid w:val="62A2B3EE"/>
    <w:rsid w:val="62AB1F1F"/>
    <w:rsid w:val="62C0B1DB"/>
    <w:rsid w:val="62CD75D7"/>
    <w:rsid w:val="62D2A4D2"/>
    <w:rsid w:val="62D35CDC"/>
    <w:rsid w:val="62F314E9"/>
    <w:rsid w:val="634D34A0"/>
    <w:rsid w:val="636B0EA1"/>
    <w:rsid w:val="6376E8F5"/>
    <w:rsid w:val="63ABB8FC"/>
    <w:rsid w:val="63AC71F3"/>
    <w:rsid w:val="63BDC2B7"/>
    <w:rsid w:val="63C5D10A"/>
    <w:rsid w:val="63CEC2CF"/>
    <w:rsid w:val="63E062B5"/>
    <w:rsid w:val="63FF15C4"/>
    <w:rsid w:val="64513827"/>
    <w:rsid w:val="646299C2"/>
    <w:rsid w:val="646DADF8"/>
    <w:rsid w:val="647ADC80"/>
    <w:rsid w:val="64878AF1"/>
    <w:rsid w:val="6492454D"/>
    <w:rsid w:val="64A432C7"/>
    <w:rsid w:val="64B9D28F"/>
    <w:rsid w:val="64E41614"/>
    <w:rsid w:val="651EFE58"/>
    <w:rsid w:val="653447B8"/>
    <w:rsid w:val="6539598F"/>
    <w:rsid w:val="658D0EB8"/>
    <w:rsid w:val="65D4EB46"/>
    <w:rsid w:val="6605AE09"/>
    <w:rsid w:val="661700D0"/>
    <w:rsid w:val="66178AE9"/>
    <w:rsid w:val="66244A08"/>
    <w:rsid w:val="66364CD9"/>
    <w:rsid w:val="66601574"/>
    <w:rsid w:val="6692FE2B"/>
    <w:rsid w:val="669F233D"/>
    <w:rsid w:val="66A3F0EC"/>
    <w:rsid w:val="66AA905F"/>
    <w:rsid w:val="66AD3BA0"/>
    <w:rsid w:val="66B73B1C"/>
    <w:rsid w:val="66C028AF"/>
    <w:rsid w:val="67098139"/>
    <w:rsid w:val="6723BA6D"/>
    <w:rsid w:val="673027F0"/>
    <w:rsid w:val="674BC001"/>
    <w:rsid w:val="67BCBCC7"/>
    <w:rsid w:val="67BEC70A"/>
    <w:rsid w:val="67C013AA"/>
    <w:rsid w:val="67D22246"/>
    <w:rsid w:val="67D9FBE8"/>
    <w:rsid w:val="67F6AD4A"/>
    <w:rsid w:val="6801B1BD"/>
    <w:rsid w:val="686C70EF"/>
    <w:rsid w:val="68CB5347"/>
    <w:rsid w:val="69082BF7"/>
    <w:rsid w:val="6910079C"/>
    <w:rsid w:val="69149940"/>
    <w:rsid w:val="69481150"/>
    <w:rsid w:val="6949C74E"/>
    <w:rsid w:val="697EA81C"/>
    <w:rsid w:val="698FECFE"/>
    <w:rsid w:val="69A4FD6D"/>
    <w:rsid w:val="69B50580"/>
    <w:rsid w:val="69D599FF"/>
    <w:rsid w:val="69F42B79"/>
    <w:rsid w:val="69F50B46"/>
    <w:rsid w:val="6A0A94E2"/>
    <w:rsid w:val="6A297241"/>
    <w:rsid w:val="6A68A793"/>
    <w:rsid w:val="6A7ED41C"/>
    <w:rsid w:val="6A89E380"/>
    <w:rsid w:val="6A961EA8"/>
    <w:rsid w:val="6A98C30D"/>
    <w:rsid w:val="6AA55C71"/>
    <w:rsid w:val="6AA86631"/>
    <w:rsid w:val="6AB50411"/>
    <w:rsid w:val="6AE44C1F"/>
    <w:rsid w:val="6AFC81A3"/>
    <w:rsid w:val="6B147A3A"/>
    <w:rsid w:val="6B147CCD"/>
    <w:rsid w:val="6B5C0CFD"/>
    <w:rsid w:val="6B5DF44C"/>
    <w:rsid w:val="6B86DDD5"/>
    <w:rsid w:val="6BA2F714"/>
    <w:rsid w:val="6BC9A5EF"/>
    <w:rsid w:val="6BF2BDB4"/>
    <w:rsid w:val="6BFC7DF7"/>
    <w:rsid w:val="6C0AAF92"/>
    <w:rsid w:val="6C2BAB12"/>
    <w:rsid w:val="6C2CA668"/>
    <w:rsid w:val="6C2E9460"/>
    <w:rsid w:val="6C76F272"/>
    <w:rsid w:val="6CC3C7E5"/>
    <w:rsid w:val="6CD637A7"/>
    <w:rsid w:val="6CDB3D3D"/>
    <w:rsid w:val="6CDC6E6A"/>
    <w:rsid w:val="6D01A349"/>
    <w:rsid w:val="6D116312"/>
    <w:rsid w:val="6D1314FB"/>
    <w:rsid w:val="6D17ACE1"/>
    <w:rsid w:val="6D18437B"/>
    <w:rsid w:val="6D1F143B"/>
    <w:rsid w:val="6D2CFCD6"/>
    <w:rsid w:val="6D34BF2E"/>
    <w:rsid w:val="6D4FC3A5"/>
    <w:rsid w:val="6D7AFEC7"/>
    <w:rsid w:val="6D8AFAE4"/>
    <w:rsid w:val="6D9041B0"/>
    <w:rsid w:val="6DB5FEEF"/>
    <w:rsid w:val="6DCF1183"/>
    <w:rsid w:val="6DF7105C"/>
    <w:rsid w:val="6DF7D507"/>
    <w:rsid w:val="6E081840"/>
    <w:rsid w:val="6E08C733"/>
    <w:rsid w:val="6E28EDF6"/>
    <w:rsid w:val="6E2C5910"/>
    <w:rsid w:val="6E386C80"/>
    <w:rsid w:val="6E38EB8F"/>
    <w:rsid w:val="6E3A75FB"/>
    <w:rsid w:val="6E413F14"/>
    <w:rsid w:val="6E51510B"/>
    <w:rsid w:val="6E61729B"/>
    <w:rsid w:val="6E77FE62"/>
    <w:rsid w:val="6E8588FE"/>
    <w:rsid w:val="6E9018B3"/>
    <w:rsid w:val="6EAEAADC"/>
    <w:rsid w:val="6EBDBCAA"/>
    <w:rsid w:val="6EC01C28"/>
    <w:rsid w:val="6EC7625E"/>
    <w:rsid w:val="6ECDB231"/>
    <w:rsid w:val="6F292010"/>
    <w:rsid w:val="6F31E517"/>
    <w:rsid w:val="6F3A0B9B"/>
    <w:rsid w:val="6F9702A4"/>
    <w:rsid w:val="6FC4C322"/>
    <w:rsid w:val="6FC501B6"/>
    <w:rsid w:val="6FE9322E"/>
    <w:rsid w:val="6FEE7219"/>
    <w:rsid w:val="702E35B1"/>
    <w:rsid w:val="7036C319"/>
    <w:rsid w:val="70438589"/>
    <w:rsid w:val="7063B4C2"/>
    <w:rsid w:val="706788BB"/>
    <w:rsid w:val="707C1184"/>
    <w:rsid w:val="70916850"/>
    <w:rsid w:val="70E60510"/>
    <w:rsid w:val="7117F0A0"/>
    <w:rsid w:val="7146C588"/>
    <w:rsid w:val="7158DC4B"/>
    <w:rsid w:val="71743125"/>
    <w:rsid w:val="719B89B9"/>
    <w:rsid w:val="71AAB288"/>
    <w:rsid w:val="71CAAE36"/>
    <w:rsid w:val="71F66CAF"/>
    <w:rsid w:val="72017B3B"/>
    <w:rsid w:val="728F2BD0"/>
    <w:rsid w:val="7297BB7C"/>
    <w:rsid w:val="72B58630"/>
    <w:rsid w:val="72E5E2F5"/>
    <w:rsid w:val="72EE89DB"/>
    <w:rsid w:val="7315B30A"/>
    <w:rsid w:val="73225085"/>
    <w:rsid w:val="733CE6EC"/>
    <w:rsid w:val="734D8311"/>
    <w:rsid w:val="734DCBE5"/>
    <w:rsid w:val="7352F1F9"/>
    <w:rsid w:val="736737F1"/>
    <w:rsid w:val="737264B1"/>
    <w:rsid w:val="7379DF77"/>
    <w:rsid w:val="738A7D07"/>
    <w:rsid w:val="73ACD9CB"/>
    <w:rsid w:val="73E95F4D"/>
    <w:rsid w:val="741EA542"/>
    <w:rsid w:val="7457F821"/>
    <w:rsid w:val="74694E7B"/>
    <w:rsid w:val="746B35D2"/>
    <w:rsid w:val="747219DD"/>
    <w:rsid w:val="74859ED9"/>
    <w:rsid w:val="74AE1700"/>
    <w:rsid w:val="74C6F511"/>
    <w:rsid w:val="74C8CE69"/>
    <w:rsid w:val="74E110DC"/>
    <w:rsid w:val="7507DEAF"/>
    <w:rsid w:val="7508B0E8"/>
    <w:rsid w:val="751DEA84"/>
    <w:rsid w:val="75277243"/>
    <w:rsid w:val="752D3542"/>
    <w:rsid w:val="753B8A80"/>
    <w:rsid w:val="754374A6"/>
    <w:rsid w:val="755F11B3"/>
    <w:rsid w:val="75D061D1"/>
    <w:rsid w:val="75E6D1E1"/>
    <w:rsid w:val="75F02504"/>
    <w:rsid w:val="763AEF85"/>
    <w:rsid w:val="763D2CA1"/>
    <w:rsid w:val="765C3027"/>
    <w:rsid w:val="76781EE3"/>
    <w:rsid w:val="767B7390"/>
    <w:rsid w:val="769F3556"/>
    <w:rsid w:val="770CDBEC"/>
    <w:rsid w:val="7721C384"/>
    <w:rsid w:val="77A882A0"/>
    <w:rsid w:val="77C3319F"/>
    <w:rsid w:val="77C8E758"/>
    <w:rsid w:val="77FE0ED3"/>
    <w:rsid w:val="78185C0A"/>
    <w:rsid w:val="781A32C5"/>
    <w:rsid w:val="783FF986"/>
    <w:rsid w:val="78516D31"/>
    <w:rsid w:val="786F221C"/>
    <w:rsid w:val="78980A88"/>
    <w:rsid w:val="78B5A6BF"/>
    <w:rsid w:val="78CA9AC1"/>
    <w:rsid w:val="78DD0FF7"/>
    <w:rsid w:val="78E46E07"/>
    <w:rsid w:val="7951D090"/>
    <w:rsid w:val="79688CD6"/>
    <w:rsid w:val="79712BCB"/>
    <w:rsid w:val="797E3B21"/>
    <w:rsid w:val="7984E5E7"/>
    <w:rsid w:val="79993447"/>
    <w:rsid w:val="799A4CAF"/>
    <w:rsid w:val="79DCC517"/>
    <w:rsid w:val="7A4B38FF"/>
    <w:rsid w:val="7A4F2653"/>
    <w:rsid w:val="7A541B7D"/>
    <w:rsid w:val="7A79DC24"/>
    <w:rsid w:val="7A98835A"/>
    <w:rsid w:val="7AAE134A"/>
    <w:rsid w:val="7AB109C8"/>
    <w:rsid w:val="7AB1862D"/>
    <w:rsid w:val="7AC39E8B"/>
    <w:rsid w:val="7AEEFEBD"/>
    <w:rsid w:val="7AF02E42"/>
    <w:rsid w:val="7AF827B1"/>
    <w:rsid w:val="7B078FED"/>
    <w:rsid w:val="7B0FFCB0"/>
    <w:rsid w:val="7B154807"/>
    <w:rsid w:val="7B329FC9"/>
    <w:rsid w:val="7B3F6FD8"/>
    <w:rsid w:val="7B4A88BB"/>
    <w:rsid w:val="7B693EFD"/>
    <w:rsid w:val="7B6A7A0E"/>
    <w:rsid w:val="7B7BC0BF"/>
    <w:rsid w:val="7B8A950D"/>
    <w:rsid w:val="7B9EDE9C"/>
    <w:rsid w:val="7BC99C10"/>
    <w:rsid w:val="7BE409D9"/>
    <w:rsid w:val="7BF69839"/>
    <w:rsid w:val="7C12776A"/>
    <w:rsid w:val="7C3C94E3"/>
    <w:rsid w:val="7C579995"/>
    <w:rsid w:val="7C5A09E3"/>
    <w:rsid w:val="7C810058"/>
    <w:rsid w:val="7CCA521E"/>
    <w:rsid w:val="7CF658C2"/>
    <w:rsid w:val="7D0C4684"/>
    <w:rsid w:val="7D476455"/>
    <w:rsid w:val="7D56EA7D"/>
    <w:rsid w:val="7DDC003E"/>
    <w:rsid w:val="7DE0BD68"/>
    <w:rsid w:val="7E165041"/>
    <w:rsid w:val="7E47AB9C"/>
    <w:rsid w:val="7E79C1B0"/>
    <w:rsid w:val="7F39B61E"/>
    <w:rsid w:val="7F5A0B12"/>
    <w:rsid w:val="7F5DAAEF"/>
    <w:rsid w:val="7F63994E"/>
    <w:rsid w:val="7F91DC2D"/>
    <w:rsid w:val="7FB02BF0"/>
    <w:rsid w:val="7FD20C2D"/>
    <w:rsid w:val="7FE81AEC"/>
    <w:rsid w:val="7FE82D9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484F"/>
  <w15:chartTrackingRefBased/>
  <w15:docId w15:val="{41373DA9-9B66-4BFD-941B-889BB25E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E63"/>
    <w:rPr>
      <w:lang w:val="fr-CA"/>
    </w:rPr>
  </w:style>
  <w:style w:type="paragraph" w:styleId="Heading1">
    <w:name w:val="heading 1"/>
    <w:basedOn w:val="Normal"/>
    <w:next w:val="Normal"/>
    <w:link w:val="Heading1Char"/>
    <w:uiPriority w:val="9"/>
    <w:qFormat/>
    <w:rsid w:val="007D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F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7D6FF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7D6FF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7D6FF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7D6FF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7D6FF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7D6FF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7D6FF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7D6FF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7D6F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F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7D6F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F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7D6F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FF3"/>
    <w:rPr>
      <w:i/>
      <w:iCs/>
      <w:color w:val="404040" w:themeColor="text1" w:themeTint="BF"/>
      <w:lang w:val="fr-CA"/>
    </w:rPr>
  </w:style>
  <w:style w:type="paragraph" w:styleId="ListParagraph">
    <w:name w:val="List Paragraph"/>
    <w:basedOn w:val="Normal"/>
    <w:uiPriority w:val="34"/>
    <w:qFormat/>
    <w:rsid w:val="007D6FF3"/>
    <w:pPr>
      <w:ind w:left="720"/>
      <w:contextualSpacing/>
    </w:pPr>
  </w:style>
  <w:style w:type="character" w:styleId="IntenseEmphasis">
    <w:name w:val="Intense Emphasis"/>
    <w:basedOn w:val="DefaultParagraphFont"/>
    <w:uiPriority w:val="21"/>
    <w:qFormat/>
    <w:rsid w:val="007D6FF3"/>
    <w:rPr>
      <w:i/>
      <w:iCs/>
      <w:color w:val="0F4761" w:themeColor="accent1" w:themeShade="BF"/>
    </w:rPr>
  </w:style>
  <w:style w:type="paragraph" w:styleId="IntenseQuote">
    <w:name w:val="Intense Quote"/>
    <w:basedOn w:val="Normal"/>
    <w:next w:val="Normal"/>
    <w:link w:val="IntenseQuoteChar"/>
    <w:uiPriority w:val="30"/>
    <w:qFormat/>
    <w:rsid w:val="007D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F3"/>
    <w:rPr>
      <w:i/>
      <w:iCs/>
      <w:color w:val="0F4761" w:themeColor="accent1" w:themeShade="BF"/>
      <w:lang w:val="fr-CA"/>
    </w:rPr>
  </w:style>
  <w:style w:type="character" w:styleId="IntenseReference">
    <w:name w:val="Intense Reference"/>
    <w:basedOn w:val="DefaultParagraphFont"/>
    <w:uiPriority w:val="32"/>
    <w:qFormat/>
    <w:rsid w:val="007D6FF3"/>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7D6FF3"/>
    <w:pPr>
      <w:spacing w:before="240" w:after="240"/>
      <w:ind w:left="720" w:hanging="720"/>
    </w:pPr>
    <w:rPr>
      <w:rFonts w:ascii="Times New Roman" w:hAnsi="Times New Roman"/>
    </w:rPr>
  </w:style>
  <w:style w:type="character" w:styleId="Hyperlink">
    <w:name w:val="Hyperlink"/>
    <w:basedOn w:val="DefaultParagraphFont"/>
    <w:uiPriority w:val="99"/>
    <w:unhideWhenUsed/>
    <w:rsid w:val="007D6FF3"/>
    <w:rPr>
      <w:color w:val="467886" w:themeColor="hyperlink"/>
      <w:u w:val="single"/>
    </w:rPr>
  </w:style>
  <w:style w:type="paragraph" w:styleId="TOC1">
    <w:name w:val="toc 1"/>
    <w:basedOn w:val="Normal"/>
    <w:next w:val="Normal"/>
    <w:autoRedefine/>
    <w:uiPriority w:val="39"/>
    <w:unhideWhenUsed/>
    <w:rsid w:val="007D6FF3"/>
    <w:pPr>
      <w:spacing w:before="360"/>
    </w:pPr>
    <w:rPr>
      <w:rFonts w:asciiTheme="majorHAnsi" w:hAnsiTheme="majorHAnsi"/>
      <w:b/>
      <w:bCs/>
      <w:caps/>
    </w:rPr>
  </w:style>
  <w:style w:type="paragraph" w:styleId="TOC2">
    <w:name w:val="toc 2"/>
    <w:basedOn w:val="Normal"/>
    <w:next w:val="Normal"/>
    <w:autoRedefine/>
    <w:uiPriority w:val="39"/>
    <w:unhideWhenUsed/>
    <w:rsid w:val="007D6FF3"/>
    <w:pPr>
      <w:spacing w:before="240"/>
    </w:pPr>
    <w:rPr>
      <w:b/>
      <w:bCs/>
      <w:sz w:val="20"/>
      <w:szCs w:val="20"/>
    </w:rPr>
  </w:style>
  <w:style w:type="paragraph" w:styleId="TOC3">
    <w:name w:val="toc 3"/>
    <w:basedOn w:val="Normal"/>
    <w:next w:val="Normal"/>
    <w:autoRedefine/>
    <w:uiPriority w:val="39"/>
    <w:unhideWhenUsed/>
    <w:rsid w:val="007D6FF3"/>
    <w:pPr>
      <w:ind w:left="240"/>
    </w:pPr>
    <w:rPr>
      <w:sz w:val="20"/>
      <w:szCs w:val="20"/>
    </w:rPr>
  </w:style>
  <w:style w:type="paragraph" w:styleId="TOC4">
    <w:name w:val="toc 4"/>
    <w:basedOn w:val="Normal"/>
    <w:next w:val="Normal"/>
    <w:autoRedefine/>
    <w:uiPriority w:val="39"/>
    <w:unhideWhenUsed/>
    <w:rsid w:val="007D6FF3"/>
    <w:pPr>
      <w:ind w:left="480"/>
    </w:pPr>
    <w:rPr>
      <w:sz w:val="20"/>
      <w:szCs w:val="20"/>
    </w:rPr>
  </w:style>
  <w:style w:type="paragraph" w:styleId="TOC5">
    <w:name w:val="toc 5"/>
    <w:basedOn w:val="Normal"/>
    <w:next w:val="Normal"/>
    <w:autoRedefine/>
    <w:uiPriority w:val="39"/>
    <w:unhideWhenUsed/>
    <w:rsid w:val="007D6FF3"/>
    <w:pPr>
      <w:ind w:left="720"/>
    </w:pPr>
    <w:rPr>
      <w:sz w:val="20"/>
      <w:szCs w:val="20"/>
    </w:rPr>
  </w:style>
  <w:style w:type="paragraph" w:styleId="TOC6">
    <w:name w:val="toc 6"/>
    <w:basedOn w:val="Normal"/>
    <w:next w:val="Normal"/>
    <w:autoRedefine/>
    <w:uiPriority w:val="39"/>
    <w:unhideWhenUsed/>
    <w:rsid w:val="007D6FF3"/>
    <w:pPr>
      <w:ind w:left="960"/>
    </w:pPr>
    <w:rPr>
      <w:sz w:val="20"/>
      <w:szCs w:val="20"/>
    </w:rPr>
  </w:style>
  <w:style w:type="paragraph" w:styleId="TOC7">
    <w:name w:val="toc 7"/>
    <w:basedOn w:val="Normal"/>
    <w:next w:val="Normal"/>
    <w:autoRedefine/>
    <w:uiPriority w:val="39"/>
    <w:unhideWhenUsed/>
    <w:rsid w:val="007D6FF3"/>
    <w:pPr>
      <w:ind w:left="1200"/>
    </w:pPr>
    <w:rPr>
      <w:sz w:val="20"/>
      <w:szCs w:val="20"/>
    </w:rPr>
  </w:style>
  <w:style w:type="paragraph" w:styleId="TOC8">
    <w:name w:val="toc 8"/>
    <w:basedOn w:val="Normal"/>
    <w:next w:val="Normal"/>
    <w:autoRedefine/>
    <w:uiPriority w:val="39"/>
    <w:unhideWhenUsed/>
    <w:rsid w:val="007D6FF3"/>
    <w:pPr>
      <w:ind w:left="1440"/>
    </w:pPr>
    <w:rPr>
      <w:sz w:val="20"/>
      <w:szCs w:val="20"/>
    </w:rPr>
  </w:style>
  <w:style w:type="paragraph" w:styleId="TOC9">
    <w:name w:val="toc 9"/>
    <w:basedOn w:val="Normal"/>
    <w:next w:val="Normal"/>
    <w:autoRedefine/>
    <w:uiPriority w:val="39"/>
    <w:unhideWhenUsed/>
    <w:rsid w:val="007D6FF3"/>
    <w:pPr>
      <w:ind w:left="1680"/>
    </w:pPr>
    <w:rPr>
      <w:sz w:val="20"/>
      <w:szCs w:val="20"/>
    </w:rPr>
  </w:style>
  <w:style w:type="paragraph" w:styleId="Header">
    <w:name w:val="header"/>
    <w:basedOn w:val="Normal"/>
    <w:link w:val="HeaderChar"/>
    <w:uiPriority w:val="99"/>
    <w:unhideWhenUsed/>
    <w:rsid w:val="007D6FF3"/>
    <w:pPr>
      <w:tabs>
        <w:tab w:val="center" w:pos="4680"/>
        <w:tab w:val="right" w:pos="9360"/>
      </w:tabs>
    </w:pPr>
  </w:style>
  <w:style w:type="character" w:customStyle="1" w:styleId="HeaderChar">
    <w:name w:val="Header Char"/>
    <w:basedOn w:val="DefaultParagraphFont"/>
    <w:link w:val="Header"/>
    <w:uiPriority w:val="99"/>
    <w:rsid w:val="007D6FF3"/>
    <w:rPr>
      <w:lang w:val="fr-CA"/>
    </w:rPr>
  </w:style>
  <w:style w:type="paragraph" w:styleId="Footer">
    <w:name w:val="footer"/>
    <w:basedOn w:val="Normal"/>
    <w:link w:val="FooterChar"/>
    <w:uiPriority w:val="99"/>
    <w:unhideWhenUsed/>
    <w:rsid w:val="007D6FF3"/>
    <w:pPr>
      <w:tabs>
        <w:tab w:val="center" w:pos="4680"/>
        <w:tab w:val="right" w:pos="9360"/>
      </w:tabs>
    </w:pPr>
  </w:style>
  <w:style w:type="character" w:customStyle="1" w:styleId="FooterChar">
    <w:name w:val="Footer Char"/>
    <w:basedOn w:val="DefaultParagraphFont"/>
    <w:link w:val="Footer"/>
    <w:uiPriority w:val="99"/>
    <w:rsid w:val="007D6FF3"/>
    <w:rPr>
      <w:lang w:val="fr-CA"/>
    </w:rPr>
  </w:style>
  <w:style w:type="character" w:styleId="PageNumber">
    <w:name w:val="page number"/>
    <w:basedOn w:val="DefaultParagraphFont"/>
    <w:uiPriority w:val="99"/>
    <w:semiHidden/>
    <w:unhideWhenUsed/>
    <w:rsid w:val="007D6FF3"/>
  </w:style>
  <w:style w:type="paragraph" w:styleId="TOCHeading">
    <w:name w:val="TOC Heading"/>
    <w:basedOn w:val="Heading1"/>
    <w:next w:val="Normal"/>
    <w:uiPriority w:val="39"/>
    <w:unhideWhenUsed/>
    <w:qFormat/>
    <w:rsid w:val="007D6FF3"/>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7D6FF3"/>
    <w:rPr>
      <w:color w:val="666666"/>
    </w:rPr>
  </w:style>
  <w:style w:type="character" w:styleId="CommentReference">
    <w:name w:val="annotation reference"/>
    <w:basedOn w:val="DefaultParagraphFont"/>
    <w:uiPriority w:val="99"/>
    <w:semiHidden/>
    <w:unhideWhenUsed/>
    <w:rsid w:val="007D6FF3"/>
    <w:rPr>
      <w:sz w:val="16"/>
      <w:szCs w:val="16"/>
    </w:rPr>
  </w:style>
  <w:style w:type="paragraph" w:styleId="CommentText">
    <w:name w:val="annotation text"/>
    <w:basedOn w:val="Normal"/>
    <w:link w:val="CommentTextChar"/>
    <w:uiPriority w:val="99"/>
    <w:unhideWhenUsed/>
    <w:rsid w:val="007D6FF3"/>
    <w:rPr>
      <w:sz w:val="20"/>
      <w:szCs w:val="20"/>
    </w:rPr>
  </w:style>
  <w:style w:type="character" w:customStyle="1" w:styleId="CommentTextChar">
    <w:name w:val="Comment Text Char"/>
    <w:basedOn w:val="DefaultParagraphFont"/>
    <w:link w:val="CommentText"/>
    <w:uiPriority w:val="99"/>
    <w:rsid w:val="007D6FF3"/>
    <w:rPr>
      <w:sz w:val="20"/>
      <w:szCs w:val="20"/>
      <w:lang w:val="fr-CA"/>
    </w:rPr>
  </w:style>
  <w:style w:type="paragraph" w:styleId="CommentSubject">
    <w:name w:val="annotation subject"/>
    <w:basedOn w:val="CommentText"/>
    <w:next w:val="CommentText"/>
    <w:link w:val="CommentSubjectChar"/>
    <w:uiPriority w:val="99"/>
    <w:semiHidden/>
    <w:unhideWhenUsed/>
    <w:rsid w:val="007D6FF3"/>
    <w:rPr>
      <w:b/>
      <w:bCs/>
    </w:rPr>
  </w:style>
  <w:style w:type="character" w:customStyle="1" w:styleId="CommentSubjectChar">
    <w:name w:val="Comment Subject Char"/>
    <w:basedOn w:val="CommentTextChar"/>
    <w:link w:val="CommentSubject"/>
    <w:uiPriority w:val="99"/>
    <w:semiHidden/>
    <w:rsid w:val="007D6FF3"/>
    <w:rPr>
      <w:b/>
      <w:bCs/>
      <w:sz w:val="20"/>
      <w:szCs w:val="20"/>
      <w:lang w:val="fr-CA"/>
    </w:rPr>
  </w:style>
  <w:style w:type="table" w:styleId="TableGrid">
    <w:name w:val="Table Grid"/>
    <w:basedOn w:val="TableNormal"/>
    <w:uiPriority w:val="39"/>
    <w:rsid w:val="007D6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7D6FF3"/>
  </w:style>
  <w:style w:type="paragraph" w:customStyle="1" w:styleId="p2">
    <w:name w:val="p2"/>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7D6FF3"/>
  </w:style>
  <w:style w:type="paragraph" w:styleId="Revision">
    <w:name w:val="Revision"/>
    <w:hidden/>
    <w:uiPriority w:val="99"/>
    <w:semiHidden/>
    <w:rsid w:val="007D6FF3"/>
    <w:rPr>
      <w:lang w:val="fr-CA"/>
    </w:rPr>
  </w:style>
  <w:style w:type="character" w:styleId="UnresolvedMention">
    <w:name w:val="Unresolved Mention"/>
    <w:basedOn w:val="DefaultParagraphFont"/>
    <w:uiPriority w:val="99"/>
    <w:semiHidden/>
    <w:unhideWhenUsed/>
    <w:rsid w:val="007D6FF3"/>
    <w:rPr>
      <w:color w:val="605E5C"/>
      <w:shd w:val="clear" w:color="auto" w:fill="E1DFDD"/>
    </w:rPr>
  </w:style>
  <w:style w:type="character" w:styleId="LineNumber">
    <w:name w:val="line number"/>
    <w:basedOn w:val="DefaultParagraphFont"/>
    <w:uiPriority w:val="99"/>
    <w:semiHidden/>
    <w:unhideWhenUsed/>
    <w:rsid w:val="00303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ne-marie.cousineau@mail.mcgill.ca" TargetMode="Externa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FA78-5C7A-3D4D-8407-EC4AB58FD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41</Pages>
  <Words>30963</Words>
  <Characters>176492</Characters>
  <Application>Microsoft Office Word</Application>
  <DocSecurity>0</DocSecurity>
  <Lines>1470</Lines>
  <Paragraphs>414</Paragraphs>
  <ScaleCrop>false</ScaleCrop>
  <Company>Université de Montréal</Company>
  <LinksUpToDate>false</LinksUpToDate>
  <CharactersWithSpaces>207041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457</cp:revision>
  <cp:lastPrinted>2026-07-20T19:35:00Z</cp:lastPrinted>
  <dcterms:created xsi:type="dcterms:W3CDTF">2026-03-17T18:36:00Z</dcterms:created>
  <dcterms:modified xsi:type="dcterms:W3CDTF">2026-07-26T01:51:00Z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id="shdvRg8h"/&gt;&lt;style id="http://www.zotero.org/styles/journal-of-ornithology"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